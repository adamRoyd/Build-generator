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1A1ABB" w14:textId="77777777" w:rsidR="00D1496C" w:rsidRPr="003C226E" w:rsidRDefault="00D1496C" w:rsidP="00D1496C">
      <w:pPr>
        <w:pStyle w:val="FrontCovertitle"/>
        <w:rPr>
          <w:rFonts w:ascii="Arial" w:hAnsi="Arial" w:cs="Arial"/>
        </w:rPr>
      </w:pPr>
      <w:bookmarkStart w:id="0" w:name="_Toc421709508"/>
    </w:p>
    <w:p w14:paraId="63807A15" w14:textId="77777777" w:rsidR="00D1496C" w:rsidRPr="003C226E" w:rsidRDefault="00D1496C" w:rsidP="00D1496C">
      <w:pPr>
        <w:pStyle w:val="FrontCovertitle"/>
        <w:rPr>
          <w:rFonts w:ascii="Arial" w:hAnsi="Arial" w:cs="Arial"/>
        </w:rPr>
      </w:pPr>
    </w:p>
    <w:p w14:paraId="52D86519" w14:textId="7557D304" w:rsidR="00D1496C" w:rsidRPr="003C226E" w:rsidRDefault="00E8599A" w:rsidP="00D1496C">
      <w:pPr>
        <w:pStyle w:val="FrontCovertitle"/>
        <w:rPr>
          <w:rFonts w:ascii="Arial" w:hAnsi="Arial" w:cs="Arial"/>
        </w:rPr>
      </w:pPr>
      <w:r>
        <w:rPr>
          <w:rFonts w:ascii="Arial" w:hAnsi="Arial" w:cs="Arial"/>
          <w:noProof/>
          <w:lang w:val="en-GB" w:eastAsia="en-GB"/>
        </w:rPr>
        <w:drawing>
          <wp:inline distT="0" distB="0" distL="0" distR="0" wp14:anchorId="4D289C2F" wp14:editId="686B3EDF">
            <wp:extent cx="3101975" cy="694690"/>
            <wp:effectExtent l="0" t="0" r="0" b="0"/>
            <wp:docPr id="1" name="Picture 1" descr="b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w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1975" cy="694690"/>
                    </a:xfrm>
                    <a:prstGeom prst="rect">
                      <a:avLst/>
                    </a:prstGeom>
                    <a:noFill/>
                    <a:ln>
                      <a:noFill/>
                    </a:ln>
                  </pic:spPr>
                </pic:pic>
              </a:graphicData>
            </a:graphic>
          </wp:inline>
        </w:drawing>
      </w:r>
    </w:p>
    <w:p w14:paraId="52AB5862" w14:textId="77777777" w:rsidR="00D1496C" w:rsidRPr="003C226E" w:rsidRDefault="00D1496C" w:rsidP="00D1496C">
      <w:pPr>
        <w:pStyle w:val="FrontCovertitle"/>
        <w:rPr>
          <w:rFonts w:ascii="Arial" w:hAnsi="Arial" w:cs="Arial"/>
        </w:rPr>
      </w:pPr>
    </w:p>
    <w:p w14:paraId="126A7B73" w14:textId="77777777" w:rsidR="00D1496C" w:rsidRPr="003C226E" w:rsidRDefault="00D1496C" w:rsidP="00D1496C">
      <w:pPr>
        <w:pStyle w:val="FrontCovertitle"/>
        <w:rPr>
          <w:rFonts w:ascii="Arial" w:hAnsi="Arial" w:cs="Arial"/>
        </w:rPr>
      </w:pPr>
    </w:p>
    <w:p w14:paraId="1A0EA812" w14:textId="58ACFE6D" w:rsidR="00D1496C" w:rsidRPr="003C226E" w:rsidRDefault="00E8599A" w:rsidP="00D1496C">
      <w:pPr>
        <w:pStyle w:val="FrontCovertitle"/>
        <w:rPr>
          <w:rFonts w:ascii="Arial" w:hAnsi="Arial" w:cs="Arial"/>
        </w:rPr>
      </w:pPr>
      <w:r>
        <w:rPr>
          <w:rFonts w:ascii="Arial" w:hAnsi="Arial" w:cs="Arial"/>
          <w:noProof/>
          <w:lang w:val="en-GB" w:eastAsia="en-GB"/>
        </w:rPr>
        <w:drawing>
          <wp:anchor distT="0" distB="0" distL="114300" distR="114300" simplePos="0" relativeHeight="251658752" behindDoc="0" locked="0" layoutInCell="1" allowOverlap="1" wp14:anchorId="29FC9603" wp14:editId="3EB59F4C">
            <wp:simplePos x="0" y="0"/>
            <wp:positionH relativeFrom="column">
              <wp:posOffset>93980</wp:posOffset>
            </wp:positionH>
            <wp:positionV relativeFrom="paragraph">
              <wp:posOffset>201930</wp:posOffset>
            </wp:positionV>
            <wp:extent cx="1708150" cy="1664970"/>
            <wp:effectExtent l="0" t="0" r="0" b="0"/>
            <wp:wrapNone/>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8150" cy="1664970"/>
                    </a:xfrm>
                    <a:prstGeom prst="rect">
                      <a:avLst/>
                    </a:prstGeom>
                    <a:noFill/>
                  </pic:spPr>
                </pic:pic>
              </a:graphicData>
            </a:graphic>
            <wp14:sizeRelH relativeFrom="page">
              <wp14:pctWidth>0</wp14:pctWidth>
            </wp14:sizeRelH>
            <wp14:sizeRelV relativeFrom="page">
              <wp14:pctHeight>0</wp14:pctHeight>
            </wp14:sizeRelV>
          </wp:anchor>
        </w:drawing>
      </w:r>
    </w:p>
    <w:p w14:paraId="3F528458" w14:textId="77777777" w:rsidR="00D1496C" w:rsidRPr="003C226E" w:rsidRDefault="00D1496C" w:rsidP="00D1496C">
      <w:pPr>
        <w:pStyle w:val="FrontCovertitle"/>
        <w:rPr>
          <w:rFonts w:ascii="Arial" w:hAnsi="Arial" w:cs="Arial"/>
        </w:rPr>
      </w:pPr>
    </w:p>
    <w:p w14:paraId="5BABFA96" w14:textId="7A11EB67" w:rsidR="00D1496C" w:rsidRPr="003C226E" w:rsidRDefault="00E8599A" w:rsidP="00D1496C">
      <w:pPr>
        <w:pStyle w:val="FrontCovertitle"/>
        <w:rPr>
          <w:rFonts w:ascii="Arial" w:hAnsi="Arial" w:cs="Arial"/>
        </w:rPr>
      </w:pPr>
      <w:r>
        <w:rPr>
          <w:rFonts w:ascii="Arial" w:hAnsi="Arial" w:cs="Arial"/>
          <w:noProof/>
          <w:lang w:val="en-GB" w:eastAsia="en-GB"/>
        </w:rPr>
        <w:drawing>
          <wp:anchor distT="0" distB="0" distL="114300" distR="114300" simplePos="0" relativeHeight="251659776" behindDoc="0" locked="0" layoutInCell="1" allowOverlap="1" wp14:anchorId="5A13A9E2" wp14:editId="4A6AB0EA">
            <wp:simplePos x="0" y="0"/>
            <wp:positionH relativeFrom="column">
              <wp:posOffset>2820670</wp:posOffset>
            </wp:positionH>
            <wp:positionV relativeFrom="page">
              <wp:posOffset>4998720</wp:posOffset>
            </wp:positionV>
            <wp:extent cx="2181225" cy="416560"/>
            <wp:effectExtent l="0" t="0" r="3175" b="0"/>
            <wp:wrapNone/>
            <wp:docPr id="12" name="Picture 9" descr="MDLZ_LOGO_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LZ_LOGO_RE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1225" cy="416560"/>
                    </a:xfrm>
                    <a:prstGeom prst="rect">
                      <a:avLst/>
                    </a:prstGeom>
                    <a:noFill/>
                  </pic:spPr>
                </pic:pic>
              </a:graphicData>
            </a:graphic>
            <wp14:sizeRelH relativeFrom="page">
              <wp14:pctWidth>0</wp14:pctWidth>
            </wp14:sizeRelH>
            <wp14:sizeRelV relativeFrom="page">
              <wp14:pctHeight>0</wp14:pctHeight>
            </wp14:sizeRelV>
          </wp:anchor>
        </w:drawing>
      </w:r>
    </w:p>
    <w:p w14:paraId="6FB9256E" w14:textId="77777777" w:rsidR="00D1496C" w:rsidRPr="003C226E" w:rsidRDefault="00D1496C" w:rsidP="00D1496C">
      <w:pPr>
        <w:pStyle w:val="FrontCovertitle"/>
        <w:rPr>
          <w:rFonts w:ascii="Arial" w:hAnsi="Arial" w:cs="Arial"/>
        </w:rPr>
      </w:pPr>
    </w:p>
    <w:p w14:paraId="2CDDDE1B" w14:textId="77777777" w:rsidR="00D1496C" w:rsidRPr="003C226E" w:rsidRDefault="00D1496C" w:rsidP="00D1496C">
      <w:pPr>
        <w:pStyle w:val="FrontCovertitle"/>
        <w:rPr>
          <w:rFonts w:ascii="Arial" w:hAnsi="Arial" w:cs="Arial"/>
        </w:rPr>
      </w:pPr>
    </w:p>
    <w:p w14:paraId="569E7013" w14:textId="77777777" w:rsidR="00D1496C" w:rsidRPr="003C226E" w:rsidRDefault="007E6175" w:rsidP="00D1496C">
      <w:pPr>
        <w:pStyle w:val="FrontCovertitle"/>
        <w:rPr>
          <w:rFonts w:ascii="Arial" w:hAnsi="Arial" w:cs="Arial"/>
        </w:rPr>
      </w:pPr>
      <w:r w:rsidRPr="003C226E">
        <w:rPr>
          <w:rFonts w:ascii="Arial" w:hAnsi="Arial" w:cs="Arial"/>
        </w:rPr>
        <w:t>Script</w:t>
      </w:r>
    </w:p>
    <w:p w14:paraId="173E6092" w14:textId="77777777" w:rsidR="00D1496C" w:rsidRPr="003C226E" w:rsidRDefault="00504481" w:rsidP="00D1496C">
      <w:pPr>
        <w:pStyle w:val="FrontCovertitle"/>
        <w:rPr>
          <w:rFonts w:ascii="Arial" w:hAnsi="Arial" w:cs="Arial"/>
          <w:sz w:val="36"/>
          <w:szCs w:val="22"/>
        </w:rPr>
      </w:pPr>
      <w:r w:rsidRPr="003C226E">
        <w:rPr>
          <w:rFonts w:ascii="Arial" w:hAnsi="Arial" w:cs="Arial"/>
          <w:sz w:val="36"/>
          <w:szCs w:val="22"/>
        </w:rPr>
        <w:t>Big Purple Bus Tour: Landmarks</w:t>
      </w:r>
    </w:p>
    <w:p w14:paraId="4F0B8872" w14:textId="77777777" w:rsidR="00504481" w:rsidRPr="003C226E" w:rsidRDefault="002263CA" w:rsidP="00D1496C">
      <w:pPr>
        <w:pStyle w:val="FrontCovertitle"/>
        <w:rPr>
          <w:rFonts w:ascii="Arial" w:hAnsi="Arial" w:cs="Arial"/>
          <w:sz w:val="36"/>
          <w:szCs w:val="22"/>
        </w:rPr>
      </w:pPr>
      <w:r w:rsidRPr="003C226E">
        <w:rPr>
          <w:rFonts w:ascii="Arial" w:hAnsi="Arial" w:cs="Arial"/>
          <w:sz w:val="36"/>
          <w:szCs w:val="22"/>
        </w:rPr>
        <w:t>IS&amp;BPE [ITS]</w:t>
      </w:r>
    </w:p>
    <w:p w14:paraId="087E5B3A" w14:textId="77777777" w:rsidR="00D1496C" w:rsidRPr="003C226E" w:rsidRDefault="00D1496C" w:rsidP="00D1496C">
      <w:pPr>
        <w:pStyle w:val="FrontCoverClientLogo"/>
        <w:ind w:left="0"/>
        <w:rPr>
          <w:rFonts w:ascii="Arial" w:hAnsi="Arial" w:cs="Arial"/>
          <w:lang w:val="en-US"/>
        </w:rPr>
      </w:pPr>
    </w:p>
    <w:p w14:paraId="727E836E" w14:textId="77777777" w:rsidR="00D1496C" w:rsidRPr="003C226E" w:rsidRDefault="00D1496C" w:rsidP="00D1496C">
      <w:pPr>
        <w:pStyle w:val="FrontCoverdetail"/>
        <w:rPr>
          <w:rFonts w:ascii="Arial" w:hAnsi="Arial" w:cs="Arial"/>
          <w:lang w:val="en-US"/>
        </w:rPr>
      </w:pPr>
      <w:r w:rsidRPr="003C226E">
        <w:rPr>
          <w:rFonts w:ascii="Arial" w:hAnsi="Arial" w:cs="Arial"/>
          <w:color w:val="868E92"/>
          <w:lang w:val="en-US"/>
        </w:rPr>
        <w:t>project no:</w:t>
      </w:r>
      <w:r w:rsidRPr="003C226E">
        <w:rPr>
          <w:rFonts w:ascii="Arial" w:hAnsi="Arial" w:cs="Arial"/>
          <w:lang w:val="en-US"/>
        </w:rPr>
        <w:tab/>
      </w:r>
      <w:r w:rsidR="002263CA" w:rsidRPr="003C226E">
        <w:rPr>
          <w:rFonts w:ascii="Arial" w:hAnsi="Arial" w:cs="Arial"/>
          <w:b/>
          <w:lang w:val="en-US"/>
        </w:rPr>
        <w:t>MDL851_BPBT</w:t>
      </w:r>
    </w:p>
    <w:p w14:paraId="7A84F81C" w14:textId="014F4940" w:rsidR="007130F1" w:rsidRPr="003C226E" w:rsidRDefault="00E8599A" w:rsidP="00DF0B1F">
      <w:pPr>
        <w:rPr>
          <w:rStyle w:val="Hyperlink"/>
          <w:rFonts w:ascii="Arial" w:hAnsi="Arial" w:cs="Arial"/>
          <w:b/>
        </w:rPr>
      </w:pPr>
      <w:r>
        <w:rPr>
          <w:rFonts w:ascii="Arial" w:hAnsi="Arial" w:cs="Arial"/>
          <w:noProof/>
          <w:color w:val="868E92"/>
          <w:lang w:val="en-GB" w:eastAsia="en-GB"/>
        </w:rPr>
        <w:drawing>
          <wp:anchor distT="0" distB="0" distL="114300" distR="114300" simplePos="0" relativeHeight="251655680" behindDoc="1" locked="1" layoutInCell="1" allowOverlap="1" wp14:anchorId="3F69372A" wp14:editId="304FD29B">
            <wp:simplePos x="0" y="0"/>
            <wp:positionH relativeFrom="page">
              <wp:posOffset>0</wp:posOffset>
            </wp:positionH>
            <wp:positionV relativeFrom="page">
              <wp:posOffset>0</wp:posOffset>
            </wp:positionV>
            <wp:extent cx="7569200" cy="10711815"/>
            <wp:effectExtent l="0" t="0" r="0" b="6985"/>
            <wp:wrapNone/>
            <wp:docPr id="11" name="Picture 4" descr="cover_image_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ver_image_b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9200" cy="10711815"/>
                    </a:xfrm>
                    <a:prstGeom prst="rect">
                      <a:avLst/>
                    </a:prstGeom>
                    <a:noFill/>
                  </pic:spPr>
                </pic:pic>
              </a:graphicData>
            </a:graphic>
            <wp14:sizeRelH relativeFrom="page">
              <wp14:pctWidth>0</wp14:pctWidth>
            </wp14:sizeRelH>
            <wp14:sizeRelV relativeFrom="page">
              <wp14:pctHeight>0</wp14:pctHeight>
            </wp14:sizeRelV>
          </wp:anchor>
        </w:drawing>
      </w:r>
      <w:r w:rsidR="00D1496C" w:rsidRPr="003C226E">
        <w:rPr>
          <w:rFonts w:ascii="Arial" w:hAnsi="Arial" w:cs="Arial"/>
          <w:color w:val="868E92"/>
        </w:rPr>
        <w:t>reply to:</w:t>
      </w:r>
      <w:r w:rsidR="00D1496C" w:rsidRPr="003C226E">
        <w:rPr>
          <w:rFonts w:ascii="Arial" w:hAnsi="Arial" w:cs="Arial"/>
        </w:rPr>
        <w:tab/>
      </w:r>
      <w:r w:rsidR="002263CA" w:rsidRPr="003C226E">
        <w:rPr>
          <w:rFonts w:ascii="Arial" w:hAnsi="Arial" w:cs="Arial"/>
          <w:b/>
          <w:color w:val="FFFFFF"/>
        </w:rPr>
        <w:t xml:space="preserve">Ben Pester </w:t>
      </w:r>
      <w:hyperlink r:id="rId13" w:history="1">
        <w:r w:rsidR="002263CA" w:rsidRPr="003C226E">
          <w:rPr>
            <w:rStyle w:val="Hyperlink"/>
            <w:rFonts w:ascii="Arial" w:hAnsi="Arial" w:cs="Arial"/>
            <w:b/>
          </w:rPr>
          <w:t>ben.pester</w:t>
        </w:r>
        <w:r w:rsidR="005E138C" w:rsidRPr="003C226E">
          <w:rPr>
            <w:rStyle w:val="Hyperlink"/>
            <w:rFonts w:ascii="Arial" w:hAnsi="Arial" w:cs="Arial"/>
            <w:b/>
          </w:rPr>
          <w:t>@brightwavegroup.co</w:t>
        </w:r>
      </w:hyperlink>
      <w:r w:rsidR="005E138C" w:rsidRPr="003C226E">
        <w:rPr>
          <w:rStyle w:val="Hyperlink"/>
          <w:rFonts w:ascii="Arial" w:hAnsi="Arial" w:cs="Arial"/>
          <w:b/>
        </w:rPr>
        <w:t>m</w:t>
      </w:r>
    </w:p>
    <w:p w14:paraId="5A2F52C4" w14:textId="77777777" w:rsidR="007130F1" w:rsidRPr="003C226E" w:rsidRDefault="007130F1" w:rsidP="00DF0B1F">
      <w:pPr>
        <w:rPr>
          <w:rStyle w:val="Hyperlink"/>
          <w:rFonts w:ascii="Arial" w:hAnsi="Arial" w:cs="Arial"/>
          <w:b/>
        </w:rPr>
      </w:pPr>
    </w:p>
    <w:p w14:paraId="64870823" w14:textId="77777777" w:rsidR="007130F1" w:rsidRPr="003C226E" w:rsidRDefault="007130F1" w:rsidP="00DF0B1F">
      <w:pPr>
        <w:rPr>
          <w:rFonts w:ascii="Arial" w:hAnsi="Arial" w:cs="Arial"/>
        </w:rPr>
      </w:pPr>
    </w:p>
    <w:p w14:paraId="2B5005E0" w14:textId="77777777" w:rsidR="007130F1" w:rsidRPr="003C226E" w:rsidRDefault="007130F1" w:rsidP="00DF0B1F">
      <w:pPr>
        <w:rPr>
          <w:rFonts w:ascii="Arial" w:hAnsi="Arial" w:cs="Arial"/>
        </w:rPr>
      </w:pPr>
    </w:p>
    <w:p w14:paraId="37FE3014" w14:textId="77777777" w:rsidR="007130F1" w:rsidRPr="003C226E" w:rsidRDefault="007130F1" w:rsidP="00DF0B1F">
      <w:pPr>
        <w:rPr>
          <w:rFonts w:ascii="Arial" w:hAnsi="Arial" w:cs="Arial"/>
        </w:rPr>
      </w:pPr>
    </w:p>
    <w:p w14:paraId="2D87309B" w14:textId="40690B80" w:rsidR="007130F1" w:rsidRPr="003C226E" w:rsidRDefault="00E8599A" w:rsidP="00DF0B1F">
      <w:pPr>
        <w:rPr>
          <w:rFonts w:ascii="Arial" w:hAnsi="Arial" w:cs="Arial"/>
        </w:rPr>
      </w:pPr>
      <w:r>
        <w:rPr>
          <w:rFonts w:ascii="Arial" w:hAnsi="Arial" w:cs="Arial"/>
          <w:noProof/>
          <w:color w:val="868E92"/>
          <w:lang w:val="en-GB" w:eastAsia="en-GB"/>
        </w:rPr>
        <mc:AlternateContent>
          <mc:Choice Requires="wps">
            <w:drawing>
              <wp:anchor distT="0" distB="0" distL="114300" distR="114300" simplePos="0" relativeHeight="251656704" behindDoc="0" locked="0" layoutInCell="0" allowOverlap="1" wp14:anchorId="42762DF5" wp14:editId="0EF74D9C">
                <wp:simplePos x="0" y="0"/>
                <wp:positionH relativeFrom="column">
                  <wp:posOffset>4448810</wp:posOffset>
                </wp:positionH>
                <wp:positionV relativeFrom="page">
                  <wp:posOffset>9178925</wp:posOffset>
                </wp:positionV>
                <wp:extent cx="1849755" cy="1009015"/>
                <wp:effectExtent l="3810" t="0" r="635"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755" cy="1009015"/>
                        </a:xfrm>
                        <a:prstGeom prst="rect">
                          <a:avLst/>
                        </a:prstGeom>
                        <a:noFill/>
                        <a:ln>
                          <a:noFill/>
                        </a:ln>
                        <a:extLst>
                          <a:ext uri="{909E8E84-426E-40DD-AFC4-6F175D3DCCD1}">
                            <a14:hiddenFill xmlns:a14="http://schemas.microsoft.com/office/drawing/2010/main">
                              <a:gradFill rotWithShape="1">
                                <a:gsLst>
                                  <a:gs pos="0">
                                    <a:srgbClr val="D7D9DB"/>
                                  </a:gs>
                                  <a:gs pos="100000">
                                    <a:srgbClr val="D7D9DB">
                                      <a:gamma/>
                                      <a:tint val="0"/>
                                      <a:invGamma/>
                                    </a:srgbClr>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7E5AC" w14:textId="77777777" w:rsidR="0024478F" w:rsidRPr="008609D5" w:rsidRDefault="0024478F" w:rsidP="007130F1">
                            <w:pPr>
                              <w:rPr>
                                <w:color w:val="FFFFFF"/>
                                <w:szCs w:val="20"/>
                              </w:rPr>
                            </w:pPr>
                            <w:r w:rsidRPr="008609D5">
                              <w:rPr>
                                <w:color w:val="FFFFFF"/>
                                <w:szCs w:val="20"/>
                              </w:rPr>
                              <w:t>International House</w:t>
                            </w:r>
                            <w:r w:rsidRPr="008609D5">
                              <w:rPr>
                                <w:color w:val="FFFFFF"/>
                                <w:szCs w:val="20"/>
                              </w:rPr>
                              <w:br/>
                              <w:t>Queens Road</w:t>
                            </w:r>
                            <w:r w:rsidRPr="008609D5">
                              <w:rPr>
                                <w:color w:val="FFFFFF"/>
                                <w:szCs w:val="20"/>
                              </w:rPr>
                              <w:br/>
                              <w:t>Brighton, BN1 3XE</w:t>
                            </w:r>
                            <w:r w:rsidRPr="008609D5">
                              <w:rPr>
                                <w:color w:val="FFFFFF"/>
                                <w:szCs w:val="20"/>
                              </w:rPr>
                              <w:br/>
                              <w:t>United Kingdom</w:t>
                            </w:r>
                            <w:r w:rsidRPr="008609D5">
                              <w:rPr>
                                <w:color w:val="FFFFFF"/>
                                <w:szCs w:val="20"/>
                              </w:rPr>
                              <w:br/>
                              <w:t>Tel: +44 (0)1273 827676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350.3pt;margin-top:722.75pt;width:145.65pt;height:79.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" o:allowincell="f" filled="f" fillcolor="#d7d9db" stroked="f">
                <v:fill rotate="t" focus="100%" type="gradient"/>
                <v:textbox>
                  <w:txbxContent>
                    <w:p w14:paraId="51A7E5AC" w14:textId="77777777" w:rsidR="0024478F" w:rsidRPr="008609D5" w:rsidRDefault="0024478F" w:rsidP="007130F1">
                      <w:pPr>
                        <w:rPr>
                          <w:color w:val="FFFFFF"/>
                          <w:szCs w:val="20"/>
                        </w:rPr>
                      </w:pPr>
                      <w:r w:rsidRPr="008609D5">
                        <w:rPr>
                          <w:color w:val="FFFFFF"/>
                          <w:szCs w:val="20"/>
                        </w:rPr>
                        <w:t>International House</w:t>
                      </w:r>
                      <w:r w:rsidRPr="008609D5">
                        <w:rPr>
                          <w:color w:val="FFFFFF"/>
                          <w:szCs w:val="20"/>
                        </w:rPr>
                        <w:br/>
                        <w:t>Queens Road</w:t>
                      </w:r>
                      <w:r w:rsidRPr="008609D5">
                        <w:rPr>
                          <w:color w:val="FFFFFF"/>
                          <w:szCs w:val="20"/>
                        </w:rPr>
                        <w:br/>
                        <w:t>Brighton, BN1 3XE</w:t>
                      </w:r>
                      <w:r w:rsidRPr="008609D5">
                        <w:rPr>
                          <w:color w:val="FFFFFF"/>
                          <w:szCs w:val="20"/>
                        </w:rPr>
                        <w:br/>
                        <w:t>United Kingdom</w:t>
                      </w:r>
                      <w:r w:rsidRPr="008609D5">
                        <w:rPr>
                          <w:color w:val="FFFFFF"/>
                          <w:szCs w:val="20"/>
                        </w:rPr>
                        <w:br/>
                        <w:t>Tel: +44 (0)1273 827676</w:t>
                      </w:r>
                    </w:p>
                  </w:txbxContent>
                </v:textbox>
                <w10:wrap anchory="page"/>
              </v:shape>
            </w:pict>
          </mc:Fallback>
        </mc:AlternateContent>
      </w:r>
    </w:p>
    <w:p w14:paraId="36606CC5" w14:textId="099DA5D5" w:rsidR="00D1496C" w:rsidRPr="003C226E" w:rsidRDefault="00E8599A" w:rsidP="00DF0B1F">
      <w:pPr>
        <w:rPr>
          <w:rStyle w:val="H1alternativeChar"/>
          <w:rFonts w:eastAsia="Calibri" w:cs="Arial"/>
        </w:rPr>
      </w:pPr>
      <w:r>
        <w:rPr>
          <w:rFonts w:ascii="Arial" w:hAnsi="Arial" w:cs="Arial"/>
          <w:noProof/>
          <w:color w:val="868E92"/>
          <w:lang w:val="en-GB" w:eastAsia="en-GB"/>
        </w:rPr>
        <mc:AlternateContent>
          <mc:Choice Requires="wps">
            <w:drawing>
              <wp:anchor distT="0" distB="0" distL="114300" distR="114300" simplePos="0" relativeHeight="251657728" behindDoc="0" locked="0" layoutInCell="0" allowOverlap="1" wp14:anchorId="4ACDF8D4" wp14:editId="38A0BDC9">
                <wp:simplePos x="0" y="0"/>
                <wp:positionH relativeFrom="column">
                  <wp:posOffset>-95250</wp:posOffset>
                </wp:positionH>
                <wp:positionV relativeFrom="page">
                  <wp:posOffset>9739630</wp:posOffset>
                </wp:positionV>
                <wp:extent cx="2496185" cy="368935"/>
                <wp:effectExtent l="6350" t="0" r="0" b="635"/>
                <wp:wrapNone/>
                <wp:docPr id="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6185" cy="368935"/>
                        </a:xfrm>
                        <a:prstGeom prst="rect">
                          <a:avLst/>
                        </a:prstGeom>
                        <a:noFill/>
                        <a:ln>
                          <a:noFill/>
                        </a:ln>
                        <a:extLst>
                          <a:ext uri="{909E8E84-426E-40DD-AFC4-6F175D3DCCD1}">
                            <a14:hiddenFill xmlns:a14="http://schemas.microsoft.com/office/drawing/2010/main">
                              <a:gradFill rotWithShape="1">
                                <a:gsLst>
                                  <a:gs pos="0">
                                    <a:srgbClr val="D7D9DB"/>
                                  </a:gs>
                                  <a:gs pos="100000">
                                    <a:srgbClr val="D7D9DB">
                                      <a:gamma/>
                                      <a:tint val="0"/>
                                      <a:invGamma/>
                                    </a:srgbClr>
                                  </a:gs>
                                </a:gsLst>
                                <a:lin ang="5400000" scaled="1"/>
                              </a:gra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1CC6D" w14:textId="77777777" w:rsidR="0024478F" w:rsidRPr="007130F1" w:rsidRDefault="0024478F" w:rsidP="007130F1">
                            <w:pPr>
                              <w:rPr>
                                <w:rFonts w:cs="Arial"/>
                                <w:color w:val="FFFFFF"/>
                                <w:sz w:val="26"/>
                                <w:szCs w:val="26"/>
                              </w:rPr>
                            </w:pPr>
                            <w:hyperlink r:id="rId14" w:history="1">
                              <w:r w:rsidRPr="007130F1">
                                <w:rPr>
                                  <w:rStyle w:val="Hyperlink"/>
                                  <w:rFonts w:cs="Arial"/>
                                  <w:color w:val="FFFFFF"/>
                                  <w:sz w:val="26"/>
                                  <w:szCs w:val="26"/>
                                  <w:u w:val="none"/>
                                </w:rPr>
                                <w:t>brightwavegroup.com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7.5pt;margin-top:766.9pt;width:196.55pt;height:29.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" o:allowincell="f" filled="f" fillcolor="#d7d9db" stroked="f">
                <v:fill rotate="t" focus="100%" type="gradient"/>
                <v:textbox>
                  <w:txbxContent>
                    <w:p w14:paraId="22C1CC6D" w14:textId="77777777" w:rsidR="0024478F" w:rsidRPr="007130F1" w:rsidRDefault="0024478F" w:rsidP="007130F1">
                      <w:pPr>
                        <w:rPr>
                          <w:rFonts w:cs="Arial"/>
                          <w:color w:val="FFFFFF"/>
                          <w:sz w:val="26"/>
                          <w:szCs w:val="26"/>
                        </w:rPr>
                      </w:pPr>
                      <w:hyperlink r:id="rId15" w:history="1">
                        <w:r w:rsidRPr="007130F1">
                          <w:rPr>
                            <w:rStyle w:val="Hyperlink"/>
                            <w:rFonts w:cs="Arial"/>
                            <w:color w:val="FFFFFF"/>
                            <w:sz w:val="26"/>
                            <w:szCs w:val="26"/>
                            <w:u w:val="none"/>
                          </w:rPr>
                          <w:t>brightwavegroup.com</w:t>
                        </w:r>
                      </w:hyperlink>
                    </w:p>
                  </w:txbxContent>
                </v:textbox>
                <w10:wrap anchory="page"/>
              </v:shape>
            </w:pict>
          </mc:Fallback>
        </mc:AlternateContent>
      </w:r>
      <w:r>
        <w:rPr>
          <w:rFonts w:ascii="Arial" w:hAnsi="Arial" w:cs="Arial"/>
          <w:noProof/>
          <w:lang w:val="en-GB" w:eastAsia="en-GB"/>
        </w:rPr>
        <w:drawing>
          <wp:inline distT="0" distB="0" distL="0" distR="0" wp14:anchorId="5ACFBB46" wp14:editId="337B911D">
            <wp:extent cx="1666875" cy="382270"/>
            <wp:effectExtent l="0" t="0" r="9525" b="0"/>
            <wp:docPr id="2" name="Picture 2" descr="respons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ponsi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6875" cy="382270"/>
                    </a:xfrm>
                    <a:prstGeom prst="rect">
                      <a:avLst/>
                    </a:prstGeom>
                    <a:noFill/>
                    <a:ln>
                      <a:noFill/>
                    </a:ln>
                  </pic:spPr>
                </pic:pic>
              </a:graphicData>
            </a:graphic>
          </wp:inline>
        </w:drawing>
      </w:r>
      <w:r w:rsidR="003C29E1" w:rsidRPr="003C226E">
        <w:rPr>
          <w:rFonts w:ascii="Arial" w:hAnsi="Arial" w:cs="Arial"/>
        </w:rPr>
        <w:br w:type="page"/>
      </w:r>
      <w:bookmarkStart w:id="1" w:name="_Toc397599268"/>
      <w:r w:rsidR="00D1496C" w:rsidRPr="003C226E">
        <w:rPr>
          <w:rStyle w:val="H1alternativeChar"/>
          <w:rFonts w:eastAsia="Calibri" w:cs="Arial"/>
        </w:rPr>
        <w:lastRenderedPageBreak/>
        <w:t>Revision history</w:t>
      </w:r>
      <w:bookmarkEnd w:id="1"/>
    </w:p>
    <w:p w14:paraId="2C399FD4" w14:textId="77777777" w:rsidR="00D1496C" w:rsidRPr="003C226E" w:rsidRDefault="00D1496C" w:rsidP="00D1496C">
      <w:pPr>
        <w:rPr>
          <w:rFonts w:ascii="Arial" w:hAnsi="Arial" w:cs="Arial"/>
        </w:rPr>
      </w:pPr>
    </w:p>
    <w:tbl>
      <w:tblPr>
        <w:tblW w:w="9781"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1E0" w:firstRow="1" w:lastRow="1" w:firstColumn="1" w:lastColumn="1" w:noHBand="0" w:noVBand="0"/>
      </w:tblPr>
      <w:tblGrid>
        <w:gridCol w:w="1276"/>
        <w:gridCol w:w="1559"/>
        <w:gridCol w:w="1134"/>
        <w:gridCol w:w="993"/>
        <w:gridCol w:w="4819"/>
      </w:tblGrid>
      <w:tr w:rsidR="00D1496C" w:rsidRPr="003C226E" w14:paraId="34D14847" w14:textId="77777777" w:rsidTr="004A21AE">
        <w:tc>
          <w:tcPr>
            <w:tcW w:w="1276" w:type="dxa"/>
            <w:shd w:val="clear" w:color="auto" w:fill="D9D9D9"/>
          </w:tcPr>
          <w:p w14:paraId="39B54ED3" w14:textId="77777777" w:rsidR="00D1496C" w:rsidRPr="003C226E" w:rsidRDefault="00D1496C" w:rsidP="007E6175">
            <w:pPr>
              <w:pStyle w:val="TableHeader"/>
              <w:rPr>
                <w:rFonts w:ascii="Arial" w:hAnsi="Arial" w:cs="Arial"/>
              </w:rPr>
            </w:pPr>
            <w:r w:rsidRPr="003C226E">
              <w:rPr>
                <w:rFonts w:ascii="Arial" w:hAnsi="Arial" w:cs="Arial"/>
              </w:rPr>
              <w:t>Version</w:t>
            </w:r>
          </w:p>
        </w:tc>
        <w:tc>
          <w:tcPr>
            <w:tcW w:w="1559" w:type="dxa"/>
            <w:shd w:val="clear" w:color="auto" w:fill="D9D9D9"/>
          </w:tcPr>
          <w:p w14:paraId="7B9DC113" w14:textId="77777777" w:rsidR="00D1496C" w:rsidRPr="003C226E" w:rsidRDefault="00D1496C" w:rsidP="007E6175">
            <w:pPr>
              <w:pStyle w:val="TableHeader"/>
              <w:rPr>
                <w:rFonts w:ascii="Arial" w:hAnsi="Arial" w:cs="Arial"/>
              </w:rPr>
            </w:pPr>
            <w:r w:rsidRPr="003C226E">
              <w:rPr>
                <w:rFonts w:ascii="Arial" w:hAnsi="Arial" w:cs="Arial"/>
              </w:rPr>
              <w:t>Date</w:t>
            </w:r>
          </w:p>
        </w:tc>
        <w:tc>
          <w:tcPr>
            <w:tcW w:w="1134" w:type="dxa"/>
            <w:shd w:val="clear" w:color="auto" w:fill="D9D9D9"/>
          </w:tcPr>
          <w:p w14:paraId="6E050098" w14:textId="77777777" w:rsidR="00D1496C" w:rsidRPr="003C226E" w:rsidRDefault="00D1496C" w:rsidP="007E6175">
            <w:pPr>
              <w:pStyle w:val="TableHeader"/>
              <w:rPr>
                <w:rFonts w:ascii="Arial" w:hAnsi="Arial" w:cs="Arial"/>
              </w:rPr>
            </w:pPr>
            <w:r w:rsidRPr="003C226E">
              <w:rPr>
                <w:rFonts w:ascii="Arial" w:hAnsi="Arial" w:cs="Arial"/>
              </w:rPr>
              <w:t>Initials</w:t>
            </w:r>
          </w:p>
        </w:tc>
        <w:tc>
          <w:tcPr>
            <w:tcW w:w="993" w:type="dxa"/>
            <w:shd w:val="clear" w:color="auto" w:fill="D9D9D9"/>
          </w:tcPr>
          <w:p w14:paraId="50F4A973" w14:textId="77777777" w:rsidR="00D1496C" w:rsidRPr="003C226E" w:rsidRDefault="00D1496C" w:rsidP="007E6175">
            <w:pPr>
              <w:pStyle w:val="TableHeader"/>
              <w:rPr>
                <w:rFonts w:ascii="Arial" w:hAnsi="Arial" w:cs="Arial"/>
              </w:rPr>
            </w:pPr>
            <w:r w:rsidRPr="003C226E">
              <w:rPr>
                <w:rFonts w:ascii="Arial" w:hAnsi="Arial" w:cs="Arial"/>
              </w:rPr>
              <w:t xml:space="preserve">Team </w:t>
            </w:r>
          </w:p>
        </w:tc>
        <w:tc>
          <w:tcPr>
            <w:tcW w:w="4819" w:type="dxa"/>
            <w:shd w:val="clear" w:color="auto" w:fill="D9D9D9"/>
          </w:tcPr>
          <w:p w14:paraId="55157FB6" w14:textId="77777777" w:rsidR="00D1496C" w:rsidRPr="003C226E" w:rsidRDefault="00D1496C" w:rsidP="007E6175">
            <w:pPr>
              <w:pStyle w:val="TableHeader"/>
              <w:rPr>
                <w:rFonts w:ascii="Arial" w:hAnsi="Arial" w:cs="Arial"/>
              </w:rPr>
            </w:pPr>
            <w:r w:rsidRPr="003C226E">
              <w:rPr>
                <w:rFonts w:ascii="Arial" w:hAnsi="Arial" w:cs="Arial"/>
              </w:rPr>
              <w:t>Summary of Revisions Made / Comments</w:t>
            </w:r>
          </w:p>
        </w:tc>
      </w:tr>
      <w:tr w:rsidR="00D1496C" w:rsidRPr="003C226E" w14:paraId="02B9ACE2" w14:textId="77777777" w:rsidTr="004A21AE">
        <w:tc>
          <w:tcPr>
            <w:tcW w:w="1276" w:type="dxa"/>
          </w:tcPr>
          <w:p w14:paraId="5BCE997E" w14:textId="77777777" w:rsidR="00D1496C" w:rsidRPr="003C226E" w:rsidRDefault="00D1496C" w:rsidP="007E6175">
            <w:pPr>
              <w:pStyle w:val="TableParagraphs"/>
              <w:rPr>
                <w:rFonts w:ascii="Arial" w:hAnsi="Arial" w:cs="Arial"/>
              </w:rPr>
            </w:pPr>
            <w:r w:rsidRPr="003C226E">
              <w:rPr>
                <w:rFonts w:ascii="Arial" w:hAnsi="Arial" w:cs="Arial"/>
              </w:rPr>
              <w:t>0.1</w:t>
            </w:r>
          </w:p>
        </w:tc>
        <w:tc>
          <w:tcPr>
            <w:tcW w:w="1559" w:type="dxa"/>
          </w:tcPr>
          <w:p w14:paraId="1FE35E7A" w14:textId="77777777" w:rsidR="00D1496C" w:rsidRPr="007F7BF5" w:rsidRDefault="007F7BF5" w:rsidP="007E6175">
            <w:pPr>
              <w:pStyle w:val="TableParagraphs"/>
              <w:rPr>
                <w:rFonts w:ascii="Arial" w:hAnsi="Arial" w:cs="Arial"/>
              </w:rPr>
            </w:pPr>
            <w:r w:rsidRPr="007F7BF5">
              <w:rPr>
                <w:rFonts w:ascii="Arial" w:hAnsi="Arial" w:cs="Arial"/>
              </w:rPr>
              <w:t>28/10/2016</w:t>
            </w:r>
          </w:p>
        </w:tc>
        <w:tc>
          <w:tcPr>
            <w:tcW w:w="1134" w:type="dxa"/>
          </w:tcPr>
          <w:p w14:paraId="70AC30C7" w14:textId="77777777" w:rsidR="00D1496C" w:rsidRPr="007F7BF5" w:rsidRDefault="007F7BF5" w:rsidP="007E6175">
            <w:pPr>
              <w:pStyle w:val="TableParagraphs"/>
              <w:rPr>
                <w:rFonts w:ascii="Arial" w:hAnsi="Arial" w:cs="Arial"/>
              </w:rPr>
            </w:pPr>
            <w:r w:rsidRPr="007F7BF5">
              <w:rPr>
                <w:rFonts w:ascii="Arial" w:hAnsi="Arial" w:cs="Arial"/>
              </w:rPr>
              <w:t>BP</w:t>
            </w:r>
          </w:p>
        </w:tc>
        <w:tc>
          <w:tcPr>
            <w:tcW w:w="993" w:type="dxa"/>
          </w:tcPr>
          <w:p w14:paraId="18D846EB" w14:textId="77777777" w:rsidR="00D1496C" w:rsidRPr="003C226E" w:rsidRDefault="009510E0" w:rsidP="007E6175">
            <w:pPr>
              <w:pStyle w:val="TableParagraphs"/>
              <w:rPr>
                <w:rFonts w:ascii="Arial" w:hAnsi="Arial" w:cs="Arial"/>
              </w:rPr>
            </w:pPr>
            <w:r w:rsidRPr="003C226E">
              <w:rPr>
                <w:rFonts w:ascii="Arial" w:hAnsi="Arial" w:cs="Arial"/>
              </w:rPr>
              <w:t>BW</w:t>
            </w:r>
          </w:p>
        </w:tc>
        <w:tc>
          <w:tcPr>
            <w:tcW w:w="4819" w:type="dxa"/>
          </w:tcPr>
          <w:p w14:paraId="3C256C54" w14:textId="77777777" w:rsidR="00D1496C" w:rsidRPr="003C226E" w:rsidRDefault="009510E0" w:rsidP="007E6175">
            <w:pPr>
              <w:pStyle w:val="TableParagraphs"/>
              <w:rPr>
                <w:rFonts w:ascii="Arial" w:hAnsi="Arial" w:cs="Arial"/>
                <w:bCs/>
              </w:rPr>
            </w:pPr>
            <w:r w:rsidRPr="003C226E">
              <w:rPr>
                <w:rFonts w:ascii="Arial" w:hAnsi="Arial" w:cs="Arial"/>
                <w:bCs/>
              </w:rPr>
              <w:t>Initial draft</w:t>
            </w:r>
          </w:p>
        </w:tc>
      </w:tr>
      <w:tr w:rsidR="00D1496C" w:rsidRPr="003C226E" w14:paraId="09E81040" w14:textId="77777777" w:rsidTr="004A21AE">
        <w:tc>
          <w:tcPr>
            <w:tcW w:w="1276" w:type="dxa"/>
          </w:tcPr>
          <w:p w14:paraId="282A0FD4" w14:textId="77777777" w:rsidR="00D1496C" w:rsidRPr="003C226E" w:rsidRDefault="009305CE" w:rsidP="007E6175">
            <w:pPr>
              <w:pStyle w:val="TableParagraphs"/>
              <w:rPr>
                <w:rFonts w:ascii="Arial" w:hAnsi="Arial" w:cs="Arial"/>
              </w:rPr>
            </w:pPr>
            <w:r>
              <w:rPr>
                <w:rFonts w:ascii="Arial" w:hAnsi="Arial" w:cs="Arial"/>
              </w:rPr>
              <w:t>0.2</w:t>
            </w:r>
          </w:p>
        </w:tc>
        <w:tc>
          <w:tcPr>
            <w:tcW w:w="1559" w:type="dxa"/>
          </w:tcPr>
          <w:p w14:paraId="70ADF48F" w14:textId="77777777" w:rsidR="00D1496C" w:rsidRPr="003C226E" w:rsidRDefault="009305CE" w:rsidP="007E6175">
            <w:pPr>
              <w:pStyle w:val="TableParagraphs"/>
              <w:rPr>
                <w:rFonts w:ascii="Arial" w:hAnsi="Arial" w:cs="Arial"/>
              </w:rPr>
            </w:pPr>
            <w:r>
              <w:rPr>
                <w:rFonts w:ascii="Arial" w:hAnsi="Arial" w:cs="Arial"/>
              </w:rPr>
              <w:t>28/10/2016</w:t>
            </w:r>
          </w:p>
        </w:tc>
        <w:tc>
          <w:tcPr>
            <w:tcW w:w="1134" w:type="dxa"/>
          </w:tcPr>
          <w:p w14:paraId="5C8BF9CC" w14:textId="77777777" w:rsidR="00D1496C" w:rsidRPr="003C226E" w:rsidRDefault="009305CE" w:rsidP="007E6175">
            <w:pPr>
              <w:pStyle w:val="TableParagraphs"/>
              <w:rPr>
                <w:rFonts w:ascii="Arial" w:hAnsi="Arial" w:cs="Arial"/>
              </w:rPr>
            </w:pPr>
            <w:r>
              <w:rPr>
                <w:rFonts w:ascii="Arial" w:hAnsi="Arial" w:cs="Arial"/>
              </w:rPr>
              <w:t>EC</w:t>
            </w:r>
          </w:p>
        </w:tc>
        <w:tc>
          <w:tcPr>
            <w:tcW w:w="993" w:type="dxa"/>
          </w:tcPr>
          <w:p w14:paraId="00FAFE06" w14:textId="77777777" w:rsidR="00D1496C" w:rsidRPr="003C226E" w:rsidRDefault="009305CE" w:rsidP="007E6175">
            <w:pPr>
              <w:pStyle w:val="TableParagraphs"/>
              <w:rPr>
                <w:rFonts w:ascii="Arial" w:hAnsi="Arial" w:cs="Arial"/>
              </w:rPr>
            </w:pPr>
            <w:r>
              <w:rPr>
                <w:rFonts w:ascii="Arial" w:hAnsi="Arial" w:cs="Arial"/>
              </w:rPr>
              <w:t>EC</w:t>
            </w:r>
          </w:p>
        </w:tc>
        <w:tc>
          <w:tcPr>
            <w:tcW w:w="4819" w:type="dxa"/>
          </w:tcPr>
          <w:p w14:paraId="37EFE9C6" w14:textId="77777777" w:rsidR="00D1496C" w:rsidRPr="003C226E" w:rsidRDefault="009305CE" w:rsidP="007E6175">
            <w:pPr>
              <w:pStyle w:val="TableParagraphs"/>
              <w:rPr>
                <w:rFonts w:ascii="Arial" w:hAnsi="Arial" w:cs="Arial"/>
              </w:rPr>
            </w:pPr>
            <w:r>
              <w:rPr>
                <w:rFonts w:ascii="Arial" w:hAnsi="Arial" w:cs="Arial"/>
              </w:rPr>
              <w:t>QA</w:t>
            </w:r>
          </w:p>
        </w:tc>
      </w:tr>
      <w:tr w:rsidR="00D1496C" w:rsidRPr="003C226E" w14:paraId="0D048B7F" w14:textId="77777777" w:rsidTr="004A21AE">
        <w:tc>
          <w:tcPr>
            <w:tcW w:w="1276" w:type="dxa"/>
          </w:tcPr>
          <w:p w14:paraId="26C4127C" w14:textId="77777777" w:rsidR="00D1496C" w:rsidRPr="003C226E" w:rsidRDefault="00046144" w:rsidP="007E6175">
            <w:pPr>
              <w:pStyle w:val="TableParagraphs"/>
              <w:rPr>
                <w:rFonts w:ascii="Arial" w:hAnsi="Arial" w:cs="Arial"/>
              </w:rPr>
            </w:pPr>
            <w:r>
              <w:rPr>
                <w:rFonts w:ascii="Arial" w:hAnsi="Arial" w:cs="Arial"/>
              </w:rPr>
              <w:t>0.3</w:t>
            </w:r>
          </w:p>
        </w:tc>
        <w:tc>
          <w:tcPr>
            <w:tcW w:w="1559" w:type="dxa"/>
          </w:tcPr>
          <w:p w14:paraId="4B05F178" w14:textId="77777777" w:rsidR="00D1496C" w:rsidRPr="003C226E" w:rsidRDefault="00046144" w:rsidP="007E6175">
            <w:pPr>
              <w:pStyle w:val="TableParagraphs"/>
              <w:rPr>
                <w:rFonts w:ascii="Arial" w:hAnsi="Arial" w:cs="Arial"/>
              </w:rPr>
            </w:pPr>
            <w:r>
              <w:rPr>
                <w:rFonts w:ascii="Arial" w:hAnsi="Arial" w:cs="Arial"/>
              </w:rPr>
              <w:t>28/10/2016</w:t>
            </w:r>
          </w:p>
        </w:tc>
        <w:tc>
          <w:tcPr>
            <w:tcW w:w="1134" w:type="dxa"/>
          </w:tcPr>
          <w:p w14:paraId="3E0D5AF1" w14:textId="77777777" w:rsidR="00D1496C" w:rsidRPr="003C226E" w:rsidRDefault="00046144" w:rsidP="007E6175">
            <w:pPr>
              <w:pStyle w:val="TableParagraphs"/>
              <w:rPr>
                <w:rFonts w:ascii="Arial" w:hAnsi="Arial" w:cs="Arial"/>
              </w:rPr>
            </w:pPr>
            <w:r>
              <w:rPr>
                <w:rFonts w:ascii="Arial" w:hAnsi="Arial" w:cs="Arial"/>
              </w:rPr>
              <w:t>BP</w:t>
            </w:r>
          </w:p>
        </w:tc>
        <w:tc>
          <w:tcPr>
            <w:tcW w:w="993" w:type="dxa"/>
          </w:tcPr>
          <w:p w14:paraId="21669AEE" w14:textId="77777777" w:rsidR="00D1496C" w:rsidRPr="003C226E" w:rsidRDefault="00046144" w:rsidP="007E6175">
            <w:pPr>
              <w:pStyle w:val="TableParagraphs"/>
              <w:rPr>
                <w:rFonts w:ascii="Arial" w:hAnsi="Arial" w:cs="Arial"/>
              </w:rPr>
            </w:pPr>
            <w:r>
              <w:rPr>
                <w:rFonts w:ascii="Arial" w:hAnsi="Arial" w:cs="Arial"/>
              </w:rPr>
              <w:t>BW</w:t>
            </w:r>
          </w:p>
        </w:tc>
        <w:tc>
          <w:tcPr>
            <w:tcW w:w="4819" w:type="dxa"/>
          </w:tcPr>
          <w:p w14:paraId="78526BF5" w14:textId="77777777" w:rsidR="00D1496C" w:rsidRPr="003C226E" w:rsidRDefault="0061567B" w:rsidP="007E6175">
            <w:pPr>
              <w:pStyle w:val="TableParagraphs"/>
              <w:rPr>
                <w:rFonts w:ascii="Arial" w:hAnsi="Arial" w:cs="Arial"/>
              </w:rPr>
            </w:pPr>
            <w:r>
              <w:rPr>
                <w:rFonts w:ascii="Arial" w:hAnsi="Arial" w:cs="Arial"/>
              </w:rPr>
              <w:t>Amends after QA</w:t>
            </w:r>
          </w:p>
        </w:tc>
      </w:tr>
      <w:tr w:rsidR="00D1496C" w:rsidRPr="003C226E" w14:paraId="6EB369C4" w14:textId="77777777" w:rsidTr="004A21AE">
        <w:tc>
          <w:tcPr>
            <w:tcW w:w="1276" w:type="dxa"/>
          </w:tcPr>
          <w:p w14:paraId="0268336C" w14:textId="77777777" w:rsidR="00D1496C" w:rsidRPr="003C226E" w:rsidRDefault="00487B76" w:rsidP="007E6175">
            <w:pPr>
              <w:pStyle w:val="TableParagraphs"/>
              <w:rPr>
                <w:rFonts w:ascii="Arial" w:hAnsi="Arial" w:cs="Arial"/>
              </w:rPr>
            </w:pPr>
            <w:r>
              <w:rPr>
                <w:rFonts w:ascii="Arial" w:hAnsi="Arial" w:cs="Arial"/>
              </w:rPr>
              <w:t>0.4</w:t>
            </w:r>
          </w:p>
        </w:tc>
        <w:tc>
          <w:tcPr>
            <w:tcW w:w="1559" w:type="dxa"/>
          </w:tcPr>
          <w:p w14:paraId="7289771F" w14:textId="77777777" w:rsidR="00D1496C" w:rsidRPr="003C226E" w:rsidRDefault="00487B76" w:rsidP="007E6175">
            <w:pPr>
              <w:pStyle w:val="TableParagraphs"/>
              <w:rPr>
                <w:rFonts w:ascii="Arial" w:hAnsi="Arial" w:cs="Arial"/>
              </w:rPr>
            </w:pPr>
            <w:r>
              <w:rPr>
                <w:rFonts w:ascii="Arial" w:hAnsi="Arial" w:cs="Arial"/>
              </w:rPr>
              <w:t>28/10/2016</w:t>
            </w:r>
          </w:p>
        </w:tc>
        <w:tc>
          <w:tcPr>
            <w:tcW w:w="1134" w:type="dxa"/>
          </w:tcPr>
          <w:p w14:paraId="1EABC5A5" w14:textId="77777777" w:rsidR="00D1496C" w:rsidRPr="003C226E" w:rsidRDefault="00487B76" w:rsidP="007E6175">
            <w:pPr>
              <w:pStyle w:val="TableParagraphs"/>
              <w:rPr>
                <w:rFonts w:ascii="Arial" w:hAnsi="Arial" w:cs="Arial"/>
              </w:rPr>
            </w:pPr>
            <w:r>
              <w:rPr>
                <w:rFonts w:ascii="Arial" w:hAnsi="Arial" w:cs="Arial"/>
              </w:rPr>
              <w:t>TF</w:t>
            </w:r>
          </w:p>
        </w:tc>
        <w:tc>
          <w:tcPr>
            <w:tcW w:w="993" w:type="dxa"/>
          </w:tcPr>
          <w:p w14:paraId="3ECA0C34" w14:textId="77777777" w:rsidR="00D1496C" w:rsidRPr="003C226E" w:rsidRDefault="00487B76" w:rsidP="007E6175">
            <w:pPr>
              <w:pStyle w:val="TableParagraphs"/>
              <w:rPr>
                <w:rFonts w:ascii="Arial" w:hAnsi="Arial" w:cs="Arial"/>
              </w:rPr>
            </w:pPr>
            <w:r>
              <w:rPr>
                <w:rFonts w:ascii="Arial" w:hAnsi="Arial" w:cs="Arial"/>
              </w:rPr>
              <w:t>BW</w:t>
            </w:r>
          </w:p>
        </w:tc>
        <w:tc>
          <w:tcPr>
            <w:tcW w:w="4819" w:type="dxa"/>
          </w:tcPr>
          <w:p w14:paraId="684308BF" w14:textId="77777777" w:rsidR="00D1496C" w:rsidRPr="003C226E" w:rsidRDefault="00487B76" w:rsidP="007E6175">
            <w:pPr>
              <w:pStyle w:val="TableParagraphs"/>
              <w:rPr>
                <w:rFonts w:ascii="Arial" w:hAnsi="Arial" w:cs="Arial"/>
              </w:rPr>
            </w:pPr>
            <w:r>
              <w:rPr>
                <w:rFonts w:ascii="Arial" w:hAnsi="Arial" w:cs="Arial"/>
              </w:rPr>
              <w:t>Internal review</w:t>
            </w:r>
          </w:p>
        </w:tc>
      </w:tr>
      <w:tr w:rsidR="00D1496C" w:rsidRPr="003C226E" w14:paraId="364BD27C" w14:textId="77777777" w:rsidTr="004A21AE">
        <w:tc>
          <w:tcPr>
            <w:tcW w:w="1276" w:type="dxa"/>
          </w:tcPr>
          <w:p w14:paraId="73ED70FF" w14:textId="77777777" w:rsidR="00D1496C" w:rsidRPr="003C226E" w:rsidRDefault="00487B76" w:rsidP="007E6175">
            <w:pPr>
              <w:pStyle w:val="TableParagraphs"/>
              <w:rPr>
                <w:rFonts w:ascii="Arial" w:hAnsi="Arial" w:cs="Arial"/>
              </w:rPr>
            </w:pPr>
            <w:r>
              <w:rPr>
                <w:rFonts w:ascii="Arial" w:hAnsi="Arial" w:cs="Arial"/>
              </w:rPr>
              <w:t>1.0</w:t>
            </w:r>
          </w:p>
        </w:tc>
        <w:tc>
          <w:tcPr>
            <w:tcW w:w="1559" w:type="dxa"/>
          </w:tcPr>
          <w:p w14:paraId="7714DCF2" w14:textId="77777777" w:rsidR="00D1496C" w:rsidRPr="003C226E" w:rsidRDefault="00487B76" w:rsidP="007E6175">
            <w:pPr>
              <w:pStyle w:val="TableParagraphs"/>
              <w:rPr>
                <w:rFonts w:ascii="Arial" w:hAnsi="Arial" w:cs="Arial"/>
              </w:rPr>
            </w:pPr>
            <w:r>
              <w:rPr>
                <w:rFonts w:ascii="Arial" w:hAnsi="Arial" w:cs="Arial"/>
              </w:rPr>
              <w:t>28/10/2016</w:t>
            </w:r>
          </w:p>
        </w:tc>
        <w:tc>
          <w:tcPr>
            <w:tcW w:w="1134" w:type="dxa"/>
          </w:tcPr>
          <w:p w14:paraId="766D28EC" w14:textId="77777777" w:rsidR="00D1496C" w:rsidRPr="003C226E" w:rsidRDefault="0056642B" w:rsidP="007E6175">
            <w:pPr>
              <w:pStyle w:val="TableParagraphs"/>
              <w:rPr>
                <w:rFonts w:ascii="Arial" w:hAnsi="Arial" w:cs="Arial"/>
              </w:rPr>
            </w:pPr>
            <w:r>
              <w:rPr>
                <w:rFonts w:ascii="Arial" w:hAnsi="Arial" w:cs="Arial"/>
              </w:rPr>
              <w:t>NW</w:t>
            </w:r>
          </w:p>
        </w:tc>
        <w:tc>
          <w:tcPr>
            <w:tcW w:w="993" w:type="dxa"/>
          </w:tcPr>
          <w:p w14:paraId="54C7CD0F" w14:textId="77777777" w:rsidR="00D1496C" w:rsidRPr="003C226E" w:rsidRDefault="00487B76" w:rsidP="007E6175">
            <w:pPr>
              <w:pStyle w:val="TableParagraphs"/>
              <w:rPr>
                <w:rFonts w:ascii="Arial" w:hAnsi="Arial" w:cs="Arial"/>
              </w:rPr>
            </w:pPr>
            <w:r>
              <w:rPr>
                <w:rFonts w:ascii="Arial" w:hAnsi="Arial" w:cs="Arial"/>
              </w:rPr>
              <w:t>BW</w:t>
            </w:r>
          </w:p>
        </w:tc>
        <w:tc>
          <w:tcPr>
            <w:tcW w:w="4819" w:type="dxa"/>
          </w:tcPr>
          <w:p w14:paraId="1012A4E0" w14:textId="77777777" w:rsidR="00D1496C" w:rsidRPr="003C226E" w:rsidRDefault="00487B76" w:rsidP="007E6175">
            <w:pPr>
              <w:pStyle w:val="TableParagraphs"/>
              <w:rPr>
                <w:rFonts w:ascii="Arial" w:hAnsi="Arial" w:cs="Arial"/>
              </w:rPr>
            </w:pPr>
            <w:r>
              <w:rPr>
                <w:rFonts w:ascii="Arial" w:hAnsi="Arial" w:cs="Arial"/>
              </w:rPr>
              <w:t>Released to client</w:t>
            </w:r>
          </w:p>
        </w:tc>
      </w:tr>
      <w:tr w:rsidR="00D1496C" w:rsidRPr="003C226E" w14:paraId="1CCA9F69" w14:textId="77777777" w:rsidTr="004A21AE">
        <w:tc>
          <w:tcPr>
            <w:tcW w:w="1276" w:type="dxa"/>
          </w:tcPr>
          <w:p w14:paraId="15D69FDD" w14:textId="77777777" w:rsidR="00D1496C" w:rsidRPr="003C226E" w:rsidRDefault="00046B59" w:rsidP="007E6175">
            <w:pPr>
              <w:pStyle w:val="TableParagraphs"/>
              <w:rPr>
                <w:rFonts w:ascii="Arial" w:hAnsi="Arial" w:cs="Arial"/>
              </w:rPr>
            </w:pPr>
            <w:ins w:id="2" w:author="Ben  Pester" w:date="2016-11-11T11:07:00Z">
              <w:r>
                <w:rPr>
                  <w:rFonts w:ascii="Arial" w:hAnsi="Arial" w:cs="Arial"/>
                </w:rPr>
                <w:t xml:space="preserve">2.0 </w:t>
              </w:r>
            </w:ins>
          </w:p>
        </w:tc>
        <w:tc>
          <w:tcPr>
            <w:tcW w:w="1559" w:type="dxa"/>
          </w:tcPr>
          <w:p w14:paraId="65BF9954" w14:textId="77777777" w:rsidR="00D1496C" w:rsidRPr="003C226E" w:rsidRDefault="00046B59" w:rsidP="007E6175">
            <w:pPr>
              <w:pStyle w:val="TableParagraphs"/>
              <w:rPr>
                <w:rFonts w:ascii="Arial" w:hAnsi="Arial" w:cs="Arial"/>
              </w:rPr>
            </w:pPr>
            <w:ins w:id="3" w:author="Ben  Pester" w:date="2016-11-11T11:08:00Z">
              <w:r>
                <w:rPr>
                  <w:rFonts w:ascii="Arial" w:hAnsi="Arial" w:cs="Arial"/>
                </w:rPr>
                <w:t>10/11/2016</w:t>
              </w:r>
            </w:ins>
          </w:p>
        </w:tc>
        <w:tc>
          <w:tcPr>
            <w:tcW w:w="1134" w:type="dxa"/>
          </w:tcPr>
          <w:p w14:paraId="026A26A0" w14:textId="77777777" w:rsidR="00D1496C" w:rsidRPr="003C226E" w:rsidRDefault="00046B59" w:rsidP="007E6175">
            <w:pPr>
              <w:pStyle w:val="TableParagraphs"/>
              <w:rPr>
                <w:rFonts w:ascii="Arial" w:hAnsi="Arial" w:cs="Arial"/>
              </w:rPr>
            </w:pPr>
            <w:ins w:id="4" w:author="Ben  Pester" w:date="2016-11-11T11:08:00Z">
              <w:r>
                <w:rPr>
                  <w:rFonts w:ascii="Arial" w:hAnsi="Arial" w:cs="Arial"/>
                </w:rPr>
                <w:t>BP</w:t>
              </w:r>
            </w:ins>
          </w:p>
        </w:tc>
        <w:tc>
          <w:tcPr>
            <w:tcW w:w="993" w:type="dxa"/>
          </w:tcPr>
          <w:p w14:paraId="3D588C4F" w14:textId="77777777" w:rsidR="00D1496C" w:rsidRPr="003C226E" w:rsidRDefault="00046B59" w:rsidP="007E6175">
            <w:pPr>
              <w:pStyle w:val="TableParagraphs"/>
              <w:rPr>
                <w:rFonts w:ascii="Arial" w:hAnsi="Arial" w:cs="Arial"/>
              </w:rPr>
            </w:pPr>
            <w:ins w:id="5" w:author="Ben  Pester" w:date="2016-11-11T11:08:00Z">
              <w:r>
                <w:rPr>
                  <w:rFonts w:ascii="Arial" w:hAnsi="Arial" w:cs="Arial"/>
                </w:rPr>
                <w:t>BW</w:t>
              </w:r>
            </w:ins>
          </w:p>
        </w:tc>
        <w:tc>
          <w:tcPr>
            <w:tcW w:w="4819" w:type="dxa"/>
          </w:tcPr>
          <w:p w14:paraId="090B97C9" w14:textId="77777777" w:rsidR="00D1496C" w:rsidRPr="003C226E" w:rsidRDefault="00046B59" w:rsidP="007E6175">
            <w:pPr>
              <w:pStyle w:val="TableParagraphs"/>
              <w:rPr>
                <w:rFonts w:ascii="Arial" w:hAnsi="Arial" w:cs="Arial"/>
              </w:rPr>
            </w:pPr>
            <w:ins w:id="6" w:author="Ben  Pester" w:date="2016-11-11T11:08:00Z">
              <w:r>
                <w:rPr>
                  <w:rFonts w:ascii="Arial" w:hAnsi="Arial" w:cs="Arial"/>
                </w:rPr>
                <w:t>Amends following client feedback</w:t>
              </w:r>
            </w:ins>
          </w:p>
        </w:tc>
      </w:tr>
      <w:tr w:rsidR="00D1496C" w:rsidRPr="003C226E" w14:paraId="1C530C9D" w14:textId="77777777" w:rsidTr="004A21AE">
        <w:tc>
          <w:tcPr>
            <w:tcW w:w="1276" w:type="dxa"/>
          </w:tcPr>
          <w:p w14:paraId="24524B20" w14:textId="77777777" w:rsidR="00D1496C" w:rsidRPr="003C226E" w:rsidRDefault="00B861F3" w:rsidP="007E6175">
            <w:pPr>
              <w:pStyle w:val="TableParagraphs"/>
              <w:rPr>
                <w:rFonts w:ascii="Arial" w:hAnsi="Arial" w:cs="Arial"/>
              </w:rPr>
            </w:pPr>
            <w:ins w:id="7" w:author="Liz Lamb" w:date="2016-11-18T08:56:00Z">
              <w:r>
                <w:rPr>
                  <w:rFonts w:ascii="Arial" w:hAnsi="Arial" w:cs="Arial"/>
                </w:rPr>
                <w:t>2</w:t>
              </w:r>
            </w:ins>
            <w:ins w:id="8" w:author="Ben  Pester" w:date="2016-11-17T17:46:00Z">
              <w:del w:id="9" w:author="Liz Lamb" w:date="2016-11-18T08:56:00Z">
                <w:r w:rsidR="008A4E0B" w:rsidDel="00B861F3">
                  <w:rPr>
                    <w:rFonts w:ascii="Arial" w:hAnsi="Arial" w:cs="Arial"/>
                  </w:rPr>
                  <w:delText>3</w:delText>
                </w:r>
              </w:del>
              <w:r w:rsidR="008A4E0B">
                <w:rPr>
                  <w:rFonts w:ascii="Arial" w:hAnsi="Arial" w:cs="Arial"/>
                </w:rPr>
                <w:t>.1</w:t>
              </w:r>
            </w:ins>
          </w:p>
        </w:tc>
        <w:tc>
          <w:tcPr>
            <w:tcW w:w="1559" w:type="dxa"/>
          </w:tcPr>
          <w:p w14:paraId="0418C526" w14:textId="77777777" w:rsidR="00D1496C" w:rsidRPr="003C226E" w:rsidRDefault="008A4E0B" w:rsidP="007E6175">
            <w:pPr>
              <w:pStyle w:val="TableParagraphs"/>
              <w:rPr>
                <w:rFonts w:ascii="Arial" w:hAnsi="Arial" w:cs="Arial"/>
              </w:rPr>
            </w:pPr>
            <w:ins w:id="10" w:author="Ben  Pester" w:date="2016-11-17T17:46:00Z">
              <w:r>
                <w:rPr>
                  <w:rFonts w:ascii="Arial" w:hAnsi="Arial" w:cs="Arial"/>
                </w:rPr>
                <w:t>17/11/2016</w:t>
              </w:r>
            </w:ins>
          </w:p>
        </w:tc>
        <w:tc>
          <w:tcPr>
            <w:tcW w:w="1134" w:type="dxa"/>
          </w:tcPr>
          <w:p w14:paraId="454FF0F6" w14:textId="77777777" w:rsidR="00D1496C" w:rsidRPr="003C226E" w:rsidRDefault="008A4E0B" w:rsidP="007E6175">
            <w:pPr>
              <w:pStyle w:val="TableParagraphs"/>
              <w:rPr>
                <w:rFonts w:ascii="Arial" w:hAnsi="Arial" w:cs="Arial"/>
              </w:rPr>
            </w:pPr>
            <w:ins w:id="11" w:author="Ben  Pester" w:date="2016-11-17T17:46:00Z">
              <w:r>
                <w:rPr>
                  <w:rFonts w:ascii="Arial" w:hAnsi="Arial" w:cs="Arial"/>
                </w:rPr>
                <w:t>BP</w:t>
              </w:r>
            </w:ins>
          </w:p>
        </w:tc>
        <w:tc>
          <w:tcPr>
            <w:tcW w:w="993" w:type="dxa"/>
          </w:tcPr>
          <w:p w14:paraId="26DBE303" w14:textId="77777777" w:rsidR="00D1496C" w:rsidRPr="003C226E" w:rsidRDefault="008A4E0B" w:rsidP="007E6175">
            <w:pPr>
              <w:pStyle w:val="TableParagraphs"/>
              <w:rPr>
                <w:rFonts w:ascii="Arial" w:hAnsi="Arial" w:cs="Arial"/>
              </w:rPr>
            </w:pPr>
            <w:ins w:id="12" w:author="Ben  Pester" w:date="2016-11-17T17:46:00Z">
              <w:r>
                <w:rPr>
                  <w:rFonts w:ascii="Arial" w:hAnsi="Arial" w:cs="Arial"/>
                </w:rPr>
                <w:t>BW</w:t>
              </w:r>
            </w:ins>
          </w:p>
        </w:tc>
        <w:tc>
          <w:tcPr>
            <w:tcW w:w="4819" w:type="dxa"/>
          </w:tcPr>
          <w:p w14:paraId="5CA0B52B" w14:textId="77777777" w:rsidR="00D1496C" w:rsidRPr="003C226E" w:rsidRDefault="008A4E0B" w:rsidP="007E6175">
            <w:pPr>
              <w:pStyle w:val="TableParagraphs"/>
              <w:rPr>
                <w:rFonts w:ascii="Arial" w:hAnsi="Arial" w:cs="Arial"/>
              </w:rPr>
            </w:pPr>
            <w:ins w:id="13" w:author="Ben  Pester" w:date="2016-11-17T17:46:00Z">
              <w:r>
                <w:rPr>
                  <w:rFonts w:ascii="Arial" w:hAnsi="Arial" w:cs="Arial"/>
                </w:rPr>
                <w:t>Amends following client feedback</w:t>
              </w:r>
            </w:ins>
          </w:p>
        </w:tc>
      </w:tr>
      <w:tr w:rsidR="00D1496C" w:rsidRPr="003C226E" w14:paraId="6186A014" w14:textId="77777777" w:rsidTr="004A21AE">
        <w:tc>
          <w:tcPr>
            <w:tcW w:w="1276" w:type="dxa"/>
          </w:tcPr>
          <w:p w14:paraId="39179C48" w14:textId="77777777" w:rsidR="00D1496C" w:rsidRPr="003C226E" w:rsidRDefault="00BF7ECA" w:rsidP="007E6175">
            <w:pPr>
              <w:pStyle w:val="TableParagraphs"/>
              <w:rPr>
                <w:rFonts w:ascii="Arial" w:hAnsi="Arial" w:cs="Arial"/>
              </w:rPr>
            </w:pPr>
            <w:ins w:id="14" w:author="Liz Lamb" w:date="2016-11-18T09:54:00Z">
              <w:r>
                <w:rPr>
                  <w:rFonts w:ascii="Arial" w:hAnsi="Arial" w:cs="Arial"/>
                </w:rPr>
                <w:t>3.0</w:t>
              </w:r>
            </w:ins>
          </w:p>
        </w:tc>
        <w:tc>
          <w:tcPr>
            <w:tcW w:w="1559" w:type="dxa"/>
          </w:tcPr>
          <w:p w14:paraId="59D3474D" w14:textId="77777777" w:rsidR="00D1496C" w:rsidRPr="003C226E" w:rsidRDefault="00BF7ECA" w:rsidP="007E6175">
            <w:pPr>
              <w:pStyle w:val="TableParagraphs"/>
              <w:rPr>
                <w:rFonts w:ascii="Arial" w:hAnsi="Arial" w:cs="Arial"/>
              </w:rPr>
            </w:pPr>
            <w:ins w:id="15" w:author="Liz Lamb" w:date="2016-11-18T09:54:00Z">
              <w:r>
                <w:rPr>
                  <w:rFonts w:ascii="Arial" w:hAnsi="Arial" w:cs="Arial"/>
                </w:rPr>
                <w:t>18/11/2016</w:t>
              </w:r>
            </w:ins>
          </w:p>
        </w:tc>
        <w:tc>
          <w:tcPr>
            <w:tcW w:w="1134" w:type="dxa"/>
          </w:tcPr>
          <w:p w14:paraId="19634A50" w14:textId="77777777" w:rsidR="00D1496C" w:rsidRPr="003C226E" w:rsidRDefault="00BF7ECA" w:rsidP="007E6175">
            <w:pPr>
              <w:pStyle w:val="TableParagraphs"/>
              <w:rPr>
                <w:rFonts w:ascii="Arial" w:hAnsi="Arial" w:cs="Arial"/>
              </w:rPr>
            </w:pPr>
            <w:ins w:id="16" w:author="Liz Lamb" w:date="2016-11-18T09:54:00Z">
              <w:r>
                <w:rPr>
                  <w:rFonts w:ascii="Arial" w:hAnsi="Arial" w:cs="Arial"/>
                </w:rPr>
                <w:t>LL</w:t>
              </w:r>
            </w:ins>
          </w:p>
        </w:tc>
        <w:tc>
          <w:tcPr>
            <w:tcW w:w="993" w:type="dxa"/>
          </w:tcPr>
          <w:p w14:paraId="1126A3C6" w14:textId="77777777" w:rsidR="00D1496C" w:rsidRPr="003C226E" w:rsidRDefault="00BF7ECA" w:rsidP="007E6175">
            <w:pPr>
              <w:pStyle w:val="TableParagraphs"/>
              <w:rPr>
                <w:rFonts w:ascii="Arial" w:hAnsi="Arial" w:cs="Arial"/>
              </w:rPr>
            </w:pPr>
            <w:ins w:id="17" w:author="Liz Lamb" w:date="2016-11-18T09:54:00Z">
              <w:r>
                <w:rPr>
                  <w:rFonts w:ascii="Arial" w:hAnsi="Arial" w:cs="Arial"/>
                </w:rPr>
                <w:t>BW</w:t>
              </w:r>
            </w:ins>
          </w:p>
        </w:tc>
        <w:tc>
          <w:tcPr>
            <w:tcW w:w="4819" w:type="dxa"/>
          </w:tcPr>
          <w:p w14:paraId="1265AC10" w14:textId="77777777" w:rsidR="00D1496C" w:rsidRPr="003C226E" w:rsidRDefault="00BF7ECA" w:rsidP="007E6175">
            <w:pPr>
              <w:pStyle w:val="TableParagraphs"/>
              <w:rPr>
                <w:rFonts w:ascii="Arial" w:hAnsi="Arial" w:cs="Arial"/>
              </w:rPr>
            </w:pPr>
            <w:ins w:id="18" w:author="Liz Lamb" w:date="2016-11-18T09:54:00Z">
              <w:r>
                <w:rPr>
                  <w:rFonts w:ascii="Arial" w:hAnsi="Arial" w:cs="Arial"/>
                </w:rPr>
                <w:t>Released for client sign off</w:t>
              </w:r>
            </w:ins>
          </w:p>
        </w:tc>
      </w:tr>
      <w:tr w:rsidR="00D1496C" w:rsidRPr="003C226E" w14:paraId="4E61D2B7" w14:textId="77777777" w:rsidTr="004A21AE">
        <w:tc>
          <w:tcPr>
            <w:tcW w:w="1276" w:type="dxa"/>
          </w:tcPr>
          <w:p w14:paraId="04B7F6F0" w14:textId="0868D98F" w:rsidR="00D1496C" w:rsidRPr="003C226E" w:rsidRDefault="007A112A" w:rsidP="007E6175">
            <w:pPr>
              <w:pStyle w:val="TableParagraphs"/>
              <w:rPr>
                <w:rFonts w:ascii="Arial" w:hAnsi="Arial" w:cs="Arial"/>
              </w:rPr>
            </w:pPr>
            <w:ins w:id="19" w:author="Adam Boothroyd" w:date="2016-11-23T11:08:00Z">
              <w:r>
                <w:rPr>
                  <w:rFonts w:ascii="Arial" w:hAnsi="Arial" w:cs="Arial"/>
                </w:rPr>
                <w:t>3.1</w:t>
              </w:r>
            </w:ins>
          </w:p>
        </w:tc>
        <w:tc>
          <w:tcPr>
            <w:tcW w:w="1559" w:type="dxa"/>
          </w:tcPr>
          <w:p w14:paraId="2088F63C" w14:textId="396EF1EE" w:rsidR="00D1496C" w:rsidRPr="003C226E" w:rsidRDefault="007A112A" w:rsidP="007E6175">
            <w:pPr>
              <w:pStyle w:val="TableParagraphs"/>
              <w:rPr>
                <w:rFonts w:ascii="Arial" w:hAnsi="Arial" w:cs="Arial"/>
              </w:rPr>
            </w:pPr>
            <w:ins w:id="20" w:author="Adam Boothroyd" w:date="2016-11-23T11:08:00Z">
              <w:r>
                <w:rPr>
                  <w:rFonts w:ascii="Arial" w:hAnsi="Arial" w:cs="Arial"/>
                </w:rPr>
                <w:t>23/11/2016</w:t>
              </w:r>
            </w:ins>
          </w:p>
        </w:tc>
        <w:tc>
          <w:tcPr>
            <w:tcW w:w="1134" w:type="dxa"/>
          </w:tcPr>
          <w:p w14:paraId="415B133E" w14:textId="70440D07" w:rsidR="00D1496C" w:rsidRPr="003C226E" w:rsidRDefault="007A112A" w:rsidP="007E6175">
            <w:pPr>
              <w:pStyle w:val="TableParagraphs"/>
              <w:rPr>
                <w:rFonts w:ascii="Arial" w:hAnsi="Arial" w:cs="Arial"/>
              </w:rPr>
            </w:pPr>
            <w:ins w:id="21" w:author="Adam Boothroyd" w:date="2016-11-23T11:08:00Z">
              <w:r>
                <w:rPr>
                  <w:rFonts w:ascii="Arial" w:hAnsi="Arial" w:cs="Arial"/>
                </w:rPr>
                <w:t>AB</w:t>
              </w:r>
            </w:ins>
          </w:p>
        </w:tc>
        <w:tc>
          <w:tcPr>
            <w:tcW w:w="993" w:type="dxa"/>
          </w:tcPr>
          <w:p w14:paraId="5DFE1B3F" w14:textId="7DB4B003" w:rsidR="00D1496C" w:rsidRPr="003C226E" w:rsidRDefault="007A112A" w:rsidP="007E6175">
            <w:pPr>
              <w:pStyle w:val="TableParagraphs"/>
              <w:rPr>
                <w:rFonts w:ascii="Arial" w:hAnsi="Arial" w:cs="Arial"/>
              </w:rPr>
            </w:pPr>
            <w:ins w:id="22" w:author="Adam Boothroyd" w:date="2016-11-23T11:08:00Z">
              <w:r>
                <w:rPr>
                  <w:rFonts w:ascii="Arial" w:hAnsi="Arial" w:cs="Arial"/>
                </w:rPr>
                <w:t>BW</w:t>
              </w:r>
            </w:ins>
          </w:p>
        </w:tc>
        <w:tc>
          <w:tcPr>
            <w:tcW w:w="4819" w:type="dxa"/>
          </w:tcPr>
          <w:p w14:paraId="78682509" w14:textId="3479E654" w:rsidR="00D1496C" w:rsidRPr="003C226E" w:rsidRDefault="00B87C7A" w:rsidP="007E6175">
            <w:pPr>
              <w:pStyle w:val="TableParagraphs"/>
              <w:rPr>
                <w:rFonts w:ascii="Arial" w:hAnsi="Arial" w:cs="Arial"/>
              </w:rPr>
            </w:pPr>
            <w:ins w:id="23" w:author="Adam Boothroyd" w:date="2016-11-28T11:39:00Z">
              <w:r>
                <w:rPr>
                  <w:rFonts w:ascii="Arial" w:hAnsi="Arial" w:cs="Arial"/>
                </w:rPr>
                <w:t>Amends</w:t>
              </w:r>
            </w:ins>
          </w:p>
        </w:tc>
      </w:tr>
      <w:tr w:rsidR="00D1496C" w:rsidRPr="003C226E" w14:paraId="100FF1F6" w14:textId="77777777" w:rsidTr="004A21AE">
        <w:tc>
          <w:tcPr>
            <w:tcW w:w="1276" w:type="dxa"/>
          </w:tcPr>
          <w:p w14:paraId="19DD877B" w14:textId="77777777" w:rsidR="00D1496C" w:rsidRPr="003C226E" w:rsidRDefault="00D1496C" w:rsidP="007E6175">
            <w:pPr>
              <w:pStyle w:val="TableParagraphs"/>
              <w:rPr>
                <w:rFonts w:ascii="Arial" w:hAnsi="Arial" w:cs="Arial"/>
              </w:rPr>
            </w:pPr>
          </w:p>
        </w:tc>
        <w:tc>
          <w:tcPr>
            <w:tcW w:w="1559" w:type="dxa"/>
          </w:tcPr>
          <w:p w14:paraId="62A33AB8" w14:textId="77777777" w:rsidR="00D1496C" w:rsidRPr="003C226E" w:rsidRDefault="00D1496C" w:rsidP="007E6175">
            <w:pPr>
              <w:pStyle w:val="TableParagraphs"/>
              <w:rPr>
                <w:rFonts w:ascii="Arial" w:hAnsi="Arial" w:cs="Arial"/>
              </w:rPr>
            </w:pPr>
          </w:p>
        </w:tc>
        <w:tc>
          <w:tcPr>
            <w:tcW w:w="1134" w:type="dxa"/>
          </w:tcPr>
          <w:p w14:paraId="2B109829" w14:textId="77777777" w:rsidR="00D1496C" w:rsidRPr="003C226E" w:rsidRDefault="00D1496C" w:rsidP="007E6175">
            <w:pPr>
              <w:pStyle w:val="TableParagraphs"/>
              <w:rPr>
                <w:rFonts w:ascii="Arial" w:hAnsi="Arial" w:cs="Arial"/>
              </w:rPr>
            </w:pPr>
          </w:p>
        </w:tc>
        <w:tc>
          <w:tcPr>
            <w:tcW w:w="993" w:type="dxa"/>
          </w:tcPr>
          <w:p w14:paraId="36AA2547" w14:textId="77777777" w:rsidR="00D1496C" w:rsidRPr="003C226E" w:rsidRDefault="00D1496C" w:rsidP="007E6175">
            <w:pPr>
              <w:pStyle w:val="TableParagraphs"/>
              <w:rPr>
                <w:rFonts w:ascii="Arial" w:hAnsi="Arial" w:cs="Arial"/>
              </w:rPr>
            </w:pPr>
          </w:p>
        </w:tc>
        <w:tc>
          <w:tcPr>
            <w:tcW w:w="4819" w:type="dxa"/>
          </w:tcPr>
          <w:p w14:paraId="3864DA1A" w14:textId="77777777" w:rsidR="00D1496C" w:rsidRPr="003C226E" w:rsidRDefault="00D1496C" w:rsidP="007E6175">
            <w:pPr>
              <w:pStyle w:val="TableParagraphs"/>
              <w:rPr>
                <w:rFonts w:ascii="Arial" w:hAnsi="Arial" w:cs="Arial"/>
              </w:rPr>
            </w:pPr>
          </w:p>
        </w:tc>
      </w:tr>
      <w:tr w:rsidR="00D1496C" w:rsidRPr="003C226E" w14:paraId="0C14A9C5" w14:textId="77777777" w:rsidTr="004A21AE">
        <w:tc>
          <w:tcPr>
            <w:tcW w:w="1276" w:type="dxa"/>
          </w:tcPr>
          <w:p w14:paraId="4EC22E07" w14:textId="77777777" w:rsidR="00D1496C" w:rsidRPr="003C226E" w:rsidRDefault="00D1496C" w:rsidP="007E6175">
            <w:pPr>
              <w:pStyle w:val="TableParagraphs"/>
              <w:rPr>
                <w:rFonts w:ascii="Arial" w:hAnsi="Arial" w:cs="Arial"/>
              </w:rPr>
            </w:pPr>
          </w:p>
        </w:tc>
        <w:tc>
          <w:tcPr>
            <w:tcW w:w="1559" w:type="dxa"/>
          </w:tcPr>
          <w:p w14:paraId="0A6C9D36" w14:textId="77777777" w:rsidR="00D1496C" w:rsidRPr="003C226E" w:rsidRDefault="00D1496C" w:rsidP="007E6175">
            <w:pPr>
              <w:pStyle w:val="TableParagraphs"/>
              <w:rPr>
                <w:rFonts w:ascii="Arial" w:hAnsi="Arial" w:cs="Arial"/>
              </w:rPr>
            </w:pPr>
          </w:p>
        </w:tc>
        <w:tc>
          <w:tcPr>
            <w:tcW w:w="1134" w:type="dxa"/>
          </w:tcPr>
          <w:p w14:paraId="03D7CBDB" w14:textId="77777777" w:rsidR="00D1496C" w:rsidRPr="003C226E" w:rsidRDefault="00D1496C" w:rsidP="007E6175">
            <w:pPr>
              <w:pStyle w:val="TableParagraphs"/>
              <w:rPr>
                <w:rFonts w:ascii="Arial" w:hAnsi="Arial" w:cs="Arial"/>
              </w:rPr>
            </w:pPr>
          </w:p>
        </w:tc>
        <w:tc>
          <w:tcPr>
            <w:tcW w:w="993" w:type="dxa"/>
          </w:tcPr>
          <w:p w14:paraId="08B43C9F" w14:textId="77777777" w:rsidR="00D1496C" w:rsidRPr="003C226E" w:rsidRDefault="00D1496C" w:rsidP="007E6175">
            <w:pPr>
              <w:pStyle w:val="TableParagraphs"/>
              <w:rPr>
                <w:rFonts w:ascii="Arial" w:hAnsi="Arial" w:cs="Arial"/>
              </w:rPr>
            </w:pPr>
          </w:p>
        </w:tc>
        <w:tc>
          <w:tcPr>
            <w:tcW w:w="4819" w:type="dxa"/>
          </w:tcPr>
          <w:p w14:paraId="05864BC0" w14:textId="77777777" w:rsidR="00D1496C" w:rsidRPr="003C226E" w:rsidRDefault="00D1496C" w:rsidP="007E6175">
            <w:pPr>
              <w:pStyle w:val="TableParagraphs"/>
              <w:rPr>
                <w:rFonts w:ascii="Arial" w:hAnsi="Arial" w:cs="Arial"/>
              </w:rPr>
            </w:pPr>
          </w:p>
        </w:tc>
      </w:tr>
      <w:tr w:rsidR="00D1496C" w:rsidRPr="003C226E" w14:paraId="53054819" w14:textId="77777777" w:rsidTr="004A21AE">
        <w:tc>
          <w:tcPr>
            <w:tcW w:w="1276" w:type="dxa"/>
          </w:tcPr>
          <w:p w14:paraId="0FC193B5" w14:textId="77777777" w:rsidR="00D1496C" w:rsidRPr="003C226E" w:rsidRDefault="00D1496C" w:rsidP="007E6175">
            <w:pPr>
              <w:pStyle w:val="TableParagraphs"/>
              <w:rPr>
                <w:rFonts w:ascii="Arial" w:hAnsi="Arial" w:cs="Arial"/>
              </w:rPr>
            </w:pPr>
          </w:p>
        </w:tc>
        <w:tc>
          <w:tcPr>
            <w:tcW w:w="1559" w:type="dxa"/>
          </w:tcPr>
          <w:p w14:paraId="104C2F85" w14:textId="77777777" w:rsidR="00D1496C" w:rsidRPr="003C226E" w:rsidRDefault="00D1496C" w:rsidP="007E6175">
            <w:pPr>
              <w:pStyle w:val="TableParagraphs"/>
              <w:rPr>
                <w:rFonts w:ascii="Arial" w:hAnsi="Arial" w:cs="Arial"/>
              </w:rPr>
            </w:pPr>
          </w:p>
        </w:tc>
        <w:tc>
          <w:tcPr>
            <w:tcW w:w="1134" w:type="dxa"/>
          </w:tcPr>
          <w:p w14:paraId="55C7AD99" w14:textId="77777777" w:rsidR="00D1496C" w:rsidRPr="003C226E" w:rsidRDefault="00D1496C" w:rsidP="007E6175">
            <w:pPr>
              <w:pStyle w:val="TableParagraphs"/>
              <w:rPr>
                <w:rFonts w:ascii="Arial" w:hAnsi="Arial" w:cs="Arial"/>
              </w:rPr>
            </w:pPr>
          </w:p>
        </w:tc>
        <w:tc>
          <w:tcPr>
            <w:tcW w:w="993" w:type="dxa"/>
          </w:tcPr>
          <w:p w14:paraId="685BADD5" w14:textId="77777777" w:rsidR="00D1496C" w:rsidRPr="003C226E" w:rsidRDefault="00D1496C" w:rsidP="007E6175">
            <w:pPr>
              <w:pStyle w:val="TableParagraphs"/>
              <w:rPr>
                <w:rFonts w:ascii="Arial" w:hAnsi="Arial" w:cs="Arial"/>
              </w:rPr>
            </w:pPr>
          </w:p>
        </w:tc>
        <w:tc>
          <w:tcPr>
            <w:tcW w:w="4819" w:type="dxa"/>
          </w:tcPr>
          <w:p w14:paraId="2028A9C2" w14:textId="77777777" w:rsidR="00D1496C" w:rsidRPr="003C226E" w:rsidRDefault="00D1496C" w:rsidP="007E6175">
            <w:pPr>
              <w:pStyle w:val="TableParagraphs"/>
              <w:rPr>
                <w:rFonts w:ascii="Arial" w:hAnsi="Arial" w:cs="Arial"/>
              </w:rPr>
            </w:pPr>
          </w:p>
        </w:tc>
      </w:tr>
    </w:tbl>
    <w:p w14:paraId="0CABD202" w14:textId="77777777" w:rsidR="003C29E1" w:rsidRPr="003C226E" w:rsidRDefault="003C29E1" w:rsidP="003C29E1">
      <w:pPr>
        <w:rPr>
          <w:rFonts w:ascii="Arial" w:hAnsi="Arial" w:cs="Arial"/>
        </w:rPr>
      </w:pPr>
    </w:p>
    <w:p w14:paraId="36A451EC" w14:textId="77777777" w:rsidR="00D1496C" w:rsidRPr="003C226E" w:rsidRDefault="00D1496C" w:rsidP="003C29E1">
      <w:pPr>
        <w:rPr>
          <w:rFonts w:ascii="Arial" w:hAnsi="Arial" w:cs="Arial"/>
        </w:rPr>
      </w:pPr>
    </w:p>
    <w:p w14:paraId="58E7913E" w14:textId="77777777" w:rsidR="00D1496C" w:rsidRPr="003C226E" w:rsidRDefault="00D1496C" w:rsidP="00DF0B1F">
      <w:pPr>
        <w:pStyle w:val="H1alternative"/>
        <w:rPr>
          <w:rFonts w:ascii="Arial" w:hAnsi="Arial" w:cs="Arial"/>
        </w:rPr>
      </w:pPr>
      <w:bookmarkStart w:id="24" w:name="_Toc397599269"/>
      <w:bookmarkStart w:id="25" w:name="_Toc466647003"/>
      <w:r w:rsidRPr="003C226E">
        <w:rPr>
          <w:rFonts w:ascii="Arial" w:hAnsi="Arial" w:cs="Arial"/>
        </w:rPr>
        <w:t>Purpose of this document</w:t>
      </w:r>
      <w:bookmarkEnd w:id="24"/>
      <w:bookmarkEnd w:id="25"/>
    </w:p>
    <w:p w14:paraId="46BBCE71" w14:textId="77777777" w:rsidR="00D1496C" w:rsidRPr="003C226E" w:rsidRDefault="00D1496C" w:rsidP="00D1496C">
      <w:pPr>
        <w:rPr>
          <w:rFonts w:ascii="Arial" w:hAnsi="Arial" w:cs="Arial"/>
        </w:rPr>
      </w:pPr>
    </w:p>
    <w:p w14:paraId="2DEB9381" w14:textId="77777777" w:rsidR="00D1496C" w:rsidRPr="003C226E" w:rsidRDefault="00D1496C" w:rsidP="00D1496C">
      <w:pPr>
        <w:rPr>
          <w:rFonts w:ascii="Arial" w:hAnsi="Arial" w:cs="Arial"/>
        </w:rPr>
      </w:pPr>
      <w:r w:rsidRPr="003C226E">
        <w:rPr>
          <w:rFonts w:ascii="Arial" w:hAnsi="Arial" w:cs="Arial"/>
        </w:rPr>
        <w:t>This script details the exact text that will appear on each screen of the course, together with the interactions and any buttons that appear. It also indicates the kind of graphics or images that will be used, although these are not final at this stage.</w:t>
      </w:r>
    </w:p>
    <w:p w14:paraId="41867628" w14:textId="77777777" w:rsidR="00D1496C" w:rsidRPr="003C226E" w:rsidRDefault="00D1496C" w:rsidP="00D1496C">
      <w:pPr>
        <w:rPr>
          <w:rFonts w:ascii="Arial" w:hAnsi="Arial" w:cs="Arial"/>
        </w:rPr>
      </w:pPr>
    </w:p>
    <w:p w14:paraId="5E6FC282" w14:textId="6FDF6C98" w:rsidR="00D1496C" w:rsidRPr="003C226E" w:rsidRDefault="00D1496C" w:rsidP="00D1496C">
      <w:pPr>
        <w:rPr>
          <w:rFonts w:ascii="Arial" w:hAnsi="Arial" w:cs="Arial"/>
        </w:rPr>
      </w:pPr>
      <w:r w:rsidRPr="003C226E">
        <w:rPr>
          <w:rFonts w:ascii="Arial" w:hAnsi="Arial" w:cs="Arial"/>
        </w:rPr>
        <w:t>It</w:t>
      </w:r>
      <w:del w:id="26" w:author="Adam Boothroyd" w:date="2016-11-28T11:34:00Z">
        <w:r w:rsidRPr="003C226E" w:rsidDel="009857B8">
          <w:rPr>
            <w:rFonts w:ascii="Arial" w:hAnsi="Arial" w:cs="Arial"/>
          </w:rPr>
          <w:delText>'</w:delText>
        </w:r>
      </w:del>
      <w:ins w:id="27" w:author="Adam Boothroyd" w:date="2016-11-28T11:34:00Z">
        <w:r w:rsidR="009857B8">
          <w:rPr>
            <w:rFonts w:ascii="Arial" w:hAnsi="Arial" w:cs="Arial"/>
          </w:rPr>
          <w:t>'</w:t>
        </w:r>
      </w:ins>
      <w:r w:rsidRPr="003C226E">
        <w:rPr>
          <w:rFonts w:ascii="Arial" w:hAnsi="Arial" w:cs="Arial"/>
        </w:rPr>
        <w:t>s important that you check everything appears as you want it within the script, so that there are minimal changes once the course is built.</w:t>
      </w:r>
    </w:p>
    <w:p w14:paraId="0085D73D" w14:textId="77777777" w:rsidR="00D1496C" w:rsidRPr="003C226E" w:rsidRDefault="00D1496C" w:rsidP="00D1496C">
      <w:pPr>
        <w:rPr>
          <w:rFonts w:ascii="Arial" w:hAnsi="Arial" w:cs="Arial"/>
        </w:rPr>
      </w:pPr>
    </w:p>
    <w:p w14:paraId="299EE2C1" w14:textId="77777777" w:rsidR="00D1496C" w:rsidRPr="003C226E" w:rsidRDefault="00D1496C" w:rsidP="00D1496C">
      <w:pPr>
        <w:rPr>
          <w:rFonts w:ascii="Arial" w:hAnsi="Arial" w:cs="Arial"/>
          <w:b/>
        </w:rPr>
      </w:pPr>
      <w:r w:rsidRPr="003C226E">
        <w:rPr>
          <w:rFonts w:ascii="Arial" w:hAnsi="Arial" w:cs="Arial"/>
          <w:b/>
        </w:rPr>
        <w:t xml:space="preserve">As you read through this document, please use the Review tab to track any changes you would like made. You can also use comment boxes for more general points. </w:t>
      </w:r>
    </w:p>
    <w:p w14:paraId="4F6DC44E" w14:textId="77777777" w:rsidR="00D1496C" w:rsidRPr="003C226E" w:rsidRDefault="00D1496C" w:rsidP="003C29E1">
      <w:pPr>
        <w:rPr>
          <w:rFonts w:ascii="Arial" w:hAnsi="Arial" w:cs="Arial"/>
        </w:rPr>
      </w:pPr>
    </w:p>
    <w:p w14:paraId="4110C089" w14:textId="77777777" w:rsidR="00D1496C" w:rsidRPr="003C226E" w:rsidRDefault="00D1496C" w:rsidP="003C29E1">
      <w:pPr>
        <w:rPr>
          <w:rFonts w:ascii="Arial" w:hAnsi="Arial" w:cs="Arial"/>
        </w:rPr>
      </w:pPr>
    </w:p>
    <w:p w14:paraId="3AB721FC" w14:textId="77777777" w:rsidR="007E6175" w:rsidRPr="003C226E" w:rsidRDefault="007E6175" w:rsidP="003C29E1">
      <w:pPr>
        <w:rPr>
          <w:rFonts w:ascii="Arial" w:hAnsi="Arial" w:cs="Arial"/>
        </w:rPr>
      </w:pPr>
    </w:p>
    <w:p w14:paraId="1E9F8EB3" w14:textId="77777777" w:rsidR="007E6175" w:rsidRPr="003C226E" w:rsidRDefault="007E6175" w:rsidP="003C29E1">
      <w:pPr>
        <w:rPr>
          <w:rFonts w:ascii="Arial" w:hAnsi="Arial" w:cs="Arial"/>
        </w:rPr>
      </w:pPr>
    </w:p>
    <w:p w14:paraId="6A322DCF" w14:textId="77777777" w:rsidR="00C93E44" w:rsidRPr="003C226E" w:rsidRDefault="00C93E44" w:rsidP="003C29E1">
      <w:pPr>
        <w:rPr>
          <w:rFonts w:ascii="Arial" w:hAnsi="Arial" w:cs="Arial"/>
        </w:rPr>
      </w:pPr>
      <w:r w:rsidRPr="003C226E">
        <w:rPr>
          <w:rFonts w:ascii="Arial" w:hAnsi="Arial" w:cs="Arial"/>
        </w:rPr>
        <w:br w:type="page"/>
      </w:r>
    </w:p>
    <w:p w14:paraId="221454AA" w14:textId="77777777" w:rsidR="00C93E44" w:rsidRPr="003C226E" w:rsidRDefault="00C93E44" w:rsidP="00C93E44">
      <w:pPr>
        <w:pStyle w:val="GridTable31"/>
        <w:rPr>
          <w:rFonts w:ascii="Arial" w:hAnsi="Arial" w:cs="Arial"/>
        </w:rPr>
      </w:pPr>
      <w:bookmarkStart w:id="28" w:name="_Toc466647004"/>
      <w:r w:rsidRPr="003C226E">
        <w:rPr>
          <w:rFonts w:ascii="Arial" w:hAnsi="Arial" w:cs="Arial"/>
        </w:rPr>
        <w:lastRenderedPageBreak/>
        <w:t>Contents</w:t>
      </w:r>
      <w:bookmarkEnd w:id="28"/>
    </w:p>
    <w:p w14:paraId="0100B7E8" w14:textId="77777777" w:rsidR="00821ADB" w:rsidRPr="00F51619" w:rsidRDefault="00C93E44">
      <w:pPr>
        <w:pStyle w:val="TOC1"/>
        <w:rPr>
          <w:rFonts w:ascii="Calibri" w:eastAsia="Times New Roman" w:hAnsi="Calibri"/>
          <w:b w:val="0"/>
          <w:lang w:val="en-GB" w:eastAsia="en-GB"/>
        </w:rPr>
      </w:pPr>
      <w:r w:rsidRPr="003C226E">
        <w:rPr>
          <w:rFonts w:ascii="Arial" w:hAnsi="Arial" w:cs="Arial"/>
          <w:highlight w:val="green"/>
        </w:rPr>
        <w:fldChar w:fldCharType="begin"/>
      </w:r>
      <w:r w:rsidRPr="003C226E">
        <w:rPr>
          <w:rFonts w:ascii="Arial" w:hAnsi="Arial" w:cs="Arial"/>
          <w:highlight w:val="green"/>
        </w:rPr>
        <w:instrText xml:space="preserve"> TOC \o "1-3" \h \z \u </w:instrText>
      </w:r>
      <w:r w:rsidRPr="003C226E">
        <w:rPr>
          <w:rFonts w:ascii="Arial" w:hAnsi="Arial" w:cs="Arial"/>
          <w:highlight w:val="green"/>
        </w:rPr>
        <w:fldChar w:fldCharType="separate"/>
      </w:r>
      <w:hyperlink w:anchor="_Toc466647003" w:history="1">
        <w:r w:rsidR="00821ADB" w:rsidRPr="007628D0">
          <w:rPr>
            <w:rStyle w:val="Hyperlink"/>
            <w:rFonts w:ascii="Arial" w:hAnsi="Arial" w:cs="Arial"/>
          </w:rPr>
          <w:t>Purpose of this document</w:t>
        </w:r>
        <w:r w:rsidR="00821ADB">
          <w:rPr>
            <w:webHidden/>
          </w:rPr>
          <w:tab/>
        </w:r>
        <w:r w:rsidR="00821ADB">
          <w:rPr>
            <w:webHidden/>
          </w:rPr>
          <w:fldChar w:fldCharType="begin"/>
        </w:r>
        <w:r w:rsidR="00821ADB">
          <w:rPr>
            <w:webHidden/>
          </w:rPr>
          <w:instrText xml:space="preserve"> PAGEREF _Toc466647003 \h </w:instrText>
        </w:r>
        <w:r w:rsidR="00821ADB">
          <w:rPr>
            <w:webHidden/>
          </w:rPr>
        </w:r>
        <w:r w:rsidR="00821ADB">
          <w:rPr>
            <w:webHidden/>
          </w:rPr>
          <w:fldChar w:fldCharType="separate"/>
        </w:r>
        <w:r w:rsidR="00821ADB">
          <w:rPr>
            <w:webHidden/>
          </w:rPr>
          <w:t>2</w:t>
        </w:r>
        <w:r w:rsidR="00821ADB">
          <w:rPr>
            <w:webHidden/>
          </w:rPr>
          <w:fldChar w:fldCharType="end"/>
        </w:r>
      </w:hyperlink>
    </w:p>
    <w:p w14:paraId="139BF0F6" w14:textId="77777777" w:rsidR="00821ADB" w:rsidRPr="00F51619" w:rsidRDefault="0024478F">
      <w:pPr>
        <w:pStyle w:val="TOC1"/>
        <w:rPr>
          <w:rFonts w:ascii="Calibri" w:eastAsia="Times New Roman" w:hAnsi="Calibri"/>
          <w:b w:val="0"/>
          <w:lang w:val="en-GB" w:eastAsia="en-GB"/>
        </w:rPr>
      </w:pPr>
      <w:hyperlink w:anchor="_Toc466647004" w:history="1">
        <w:r w:rsidR="00821ADB" w:rsidRPr="007628D0">
          <w:rPr>
            <w:rStyle w:val="Hyperlink"/>
            <w:rFonts w:ascii="Arial" w:hAnsi="Arial" w:cs="Arial"/>
          </w:rPr>
          <w:t>Contents</w:t>
        </w:r>
        <w:r w:rsidR="00821ADB">
          <w:rPr>
            <w:webHidden/>
          </w:rPr>
          <w:tab/>
        </w:r>
        <w:r w:rsidR="00821ADB">
          <w:rPr>
            <w:webHidden/>
          </w:rPr>
          <w:fldChar w:fldCharType="begin"/>
        </w:r>
        <w:r w:rsidR="00821ADB">
          <w:rPr>
            <w:webHidden/>
          </w:rPr>
          <w:instrText xml:space="preserve"> PAGEREF _Toc466647004 \h </w:instrText>
        </w:r>
        <w:r w:rsidR="00821ADB">
          <w:rPr>
            <w:webHidden/>
          </w:rPr>
        </w:r>
        <w:r w:rsidR="00821ADB">
          <w:rPr>
            <w:webHidden/>
          </w:rPr>
          <w:fldChar w:fldCharType="separate"/>
        </w:r>
        <w:r w:rsidR="00821ADB">
          <w:rPr>
            <w:webHidden/>
          </w:rPr>
          <w:t>3</w:t>
        </w:r>
        <w:r w:rsidR="00821ADB">
          <w:rPr>
            <w:webHidden/>
          </w:rPr>
          <w:fldChar w:fldCharType="end"/>
        </w:r>
      </w:hyperlink>
    </w:p>
    <w:p w14:paraId="6077D140" w14:textId="77777777" w:rsidR="00821ADB" w:rsidRPr="00F51619" w:rsidRDefault="0024478F">
      <w:pPr>
        <w:pStyle w:val="TOC1"/>
        <w:rPr>
          <w:rFonts w:ascii="Calibri" w:eastAsia="Times New Roman" w:hAnsi="Calibri"/>
          <w:b w:val="0"/>
          <w:lang w:val="en-GB" w:eastAsia="en-GB"/>
        </w:rPr>
      </w:pPr>
      <w:hyperlink w:anchor="_Toc466647005" w:history="1">
        <w:r w:rsidR="00821ADB" w:rsidRPr="007628D0">
          <w:rPr>
            <w:rStyle w:val="Hyperlink"/>
            <w:rFonts w:ascii="Arial" w:hAnsi="Arial" w:cs="Arial"/>
          </w:rPr>
          <w:t>Splash Screen</w:t>
        </w:r>
        <w:r w:rsidR="00821ADB">
          <w:rPr>
            <w:webHidden/>
          </w:rPr>
          <w:tab/>
        </w:r>
        <w:r w:rsidR="00821ADB">
          <w:rPr>
            <w:webHidden/>
          </w:rPr>
          <w:fldChar w:fldCharType="begin"/>
        </w:r>
        <w:r w:rsidR="00821ADB">
          <w:rPr>
            <w:webHidden/>
          </w:rPr>
          <w:instrText xml:space="preserve"> PAGEREF _Toc466647005 \h </w:instrText>
        </w:r>
        <w:r w:rsidR="00821ADB">
          <w:rPr>
            <w:webHidden/>
          </w:rPr>
        </w:r>
        <w:r w:rsidR="00821ADB">
          <w:rPr>
            <w:webHidden/>
          </w:rPr>
          <w:fldChar w:fldCharType="separate"/>
        </w:r>
        <w:r w:rsidR="00821ADB">
          <w:rPr>
            <w:webHidden/>
          </w:rPr>
          <w:t>4</w:t>
        </w:r>
        <w:r w:rsidR="00821ADB">
          <w:rPr>
            <w:webHidden/>
          </w:rPr>
          <w:fldChar w:fldCharType="end"/>
        </w:r>
      </w:hyperlink>
    </w:p>
    <w:p w14:paraId="6FA37F51" w14:textId="77777777" w:rsidR="00821ADB" w:rsidRPr="00F51619" w:rsidRDefault="0024478F">
      <w:pPr>
        <w:pStyle w:val="TOC1"/>
        <w:rPr>
          <w:rFonts w:ascii="Calibri" w:eastAsia="Times New Roman" w:hAnsi="Calibri"/>
          <w:b w:val="0"/>
          <w:lang w:val="en-GB" w:eastAsia="en-GB"/>
        </w:rPr>
      </w:pPr>
      <w:hyperlink w:anchor="_Toc466647006" w:history="1">
        <w:r w:rsidR="00821ADB" w:rsidRPr="007628D0">
          <w:rPr>
            <w:rStyle w:val="Hyperlink"/>
            <w:rFonts w:ascii="Arial" w:hAnsi="Arial" w:cs="Arial"/>
          </w:rPr>
          <w:t>Help</w:t>
        </w:r>
        <w:r w:rsidR="00821ADB">
          <w:rPr>
            <w:webHidden/>
          </w:rPr>
          <w:tab/>
        </w:r>
        <w:r w:rsidR="00821ADB">
          <w:rPr>
            <w:webHidden/>
          </w:rPr>
          <w:fldChar w:fldCharType="begin"/>
        </w:r>
        <w:r w:rsidR="00821ADB">
          <w:rPr>
            <w:webHidden/>
          </w:rPr>
          <w:instrText xml:space="preserve"> PAGEREF _Toc466647006 \h </w:instrText>
        </w:r>
        <w:r w:rsidR="00821ADB">
          <w:rPr>
            <w:webHidden/>
          </w:rPr>
        </w:r>
        <w:r w:rsidR="00821ADB">
          <w:rPr>
            <w:webHidden/>
          </w:rPr>
          <w:fldChar w:fldCharType="separate"/>
        </w:r>
        <w:r w:rsidR="00821ADB">
          <w:rPr>
            <w:webHidden/>
          </w:rPr>
          <w:t>6</w:t>
        </w:r>
        <w:r w:rsidR="00821ADB">
          <w:rPr>
            <w:webHidden/>
          </w:rPr>
          <w:fldChar w:fldCharType="end"/>
        </w:r>
      </w:hyperlink>
    </w:p>
    <w:p w14:paraId="6E5840B5" w14:textId="77777777" w:rsidR="00821ADB" w:rsidRPr="00F51619" w:rsidRDefault="0024478F">
      <w:pPr>
        <w:pStyle w:val="TOC1"/>
        <w:rPr>
          <w:rFonts w:ascii="Calibri" w:eastAsia="Times New Roman" w:hAnsi="Calibri"/>
          <w:b w:val="0"/>
          <w:lang w:val="en-GB" w:eastAsia="en-GB"/>
        </w:rPr>
      </w:pPr>
      <w:hyperlink w:anchor="_Toc466647007" w:history="1">
        <w:r w:rsidR="00821ADB" w:rsidRPr="007628D0">
          <w:rPr>
            <w:rStyle w:val="Hyperlink"/>
            <w:rFonts w:ascii="Arial" w:hAnsi="Arial" w:cs="Arial"/>
          </w:rPr>
          <w:t>Welcome</w:t>
        </w:r>
        <w:r w:rsidR="00821ADB">
          <w:rPr>
            <w:webHidden/>
          </w:rPr>
          <w:tab/>
        </w:r>
        <w:r w:rsidR="00821ADB">
          <w:rPr>
            <w:webHidden/>
          </w:rPr>
          <w:fldChar w:fldCharType="begin"/>
        </w:r>
        <w:r w:rsidR="00821ADB">
          <w:rPr>
            <w:webHidden/>
          </w:rPr>
          <w:instrText xml:space="preserve"> PAGEREF _Toc466647007 \h </w:instrText>
        </w:r>
        <w:r w:rsidR="00821ADB">
          <w:rPr>
            <w:webHidden/>
          </w:rPr>
        </w:r>
        <w:r w:rsidR="00821ADB">
          <w:rPr>
            <w:webHidden/>
          </w:rPr>
          <w:fldChar w:fldCharType="separate"/>
        </w:r>
        <w:r w:rsidR="00821ADB">
          <w:rPr>
            <w:webHidden/>
          </w:rPr>
          <w:t>7</w:t>
        </w:r>
        <w:r w:rsidR="00821ADB">
          <w:rPr>
            <w:webHidden/>
          </w:rPr>
          <w:fldChar w:fldCharType="end"/>
        </w:r>
      </w:hyperlink>
    </w:p>
    <w:p w14:paraId="4AB74A60" w14:textId="77777777" w:rsidR="00821ADB" w:rsidRPr="00F51619" w:rsidRDefault="0024478F">
      <w:pPr>
        <w:pStyle w:val="TOC1"/>
        <w:rPr>
          <w:rFonts w:ascii="Calibri" w:eastAsia="Times New Roman" w:hAnsi="Calibri"/>
          <w:b w:val="0"/>
          <w:lang w:val="en-GB" w:eastAsia="en-GB"/>
        </w:rPr>
      </w:pPr>
      <w:hyperlink w:anchor="_Toc466647008" w:history="1">
        <w:r w:rsidR="00821ADB" w:rsidRPr="007628D0">
          <w:rPr>
            <w:rStyle w:val="Hyperlink"/>
            <w:rFonts w:ascii="Arial" w:hAnsi="Arial" w:cs="Arial"/>
          </w:rPr>
          <w:t>Menu</w:t>
        </w:r>
        <w:r w:rsidR="00821ADB">
          <w:rPr>
            <w:webHidden/>
          </w:rPr>
          <w:tab/>
        </w:r>
        <w:r w:rsidR="00821ADB">
          <w:rPr>
            <w:webHidden/>
          </w:rPr>
          <w:fldChar w:fldCharType="begin"/>
        </w:r>
        <w:r w:rsidR="00821ADB">
          <w:rPr>
            <w:webHidden/>
          </w:rPr>
          <w:instrText xml:space="preserve"> PAGEREF _Toc466647008 \h </w:instrText>
        </w:r>
        <w:r w:rsidR="00821ADB">
          <w:rPr>
            <w:webHidden/>
          </w:rPr>
        </w:r>
        <w:r w:rsidR="00821ADB">
          <w:rPr>
            <w:webHidden/>
          </w:rPr>
          <w:fldChar w:fldCharType="separate"/>
        </w:r>
        <w:r w:rsidR="00821ADB">
          <w:rPr>
            <w:webHidden/>
          </w:rPr>
          <w:t>8</w:t>
        </w:r>
        <w:r w:rsidR="00821ADB">
          <w:rPr>
            <w:webHidden/>
          </w:rPr>
          <w:fldChar w:fldCharType="end"/>
        </w:r>
      </w:hyperlink>
    </w:p>
    <w:p w14:paraId="74AD30FE" w14:textId="77777777" w:rsidR="00821ADB" w:rsidRPr="00F51619" w:rsidRDefault="0024478F">
      <w:pPr>
        <w:pStyle w:val="TOC1"/>
        <w:rPr>
          <w:rFonts w:ascii="Calibri" w:eastAsia="Times New Roman" w:hAnsi="Calibri"/>
          <w:b w:val="0"/>
          <w:lang w:val="en-GB" w:eastAsia="en-GB"/>
        </w:rPr>
      </w:pPr>
      <w:hyperlink w:anchor="_Toc466647009" w:history="1">
        <w:r w:rsidR="00821ADB" w:rsidRPr="007628D0">
          <w:rPr>
            <w:rStyle w:val="Hyperlink"/>
            <w:rFonts w:ascii="Arial" w:hAnsi="Arial" w:cs="Arial"/>
          </w:rPr>
          <w:t>Topic 1: Introduction to ITS</w:t>
        </w:r>
        <w:r w:rsidR="00821ADB">
          <w:rPr>
            <w:webHidden/>
          </w:rPr>
          <w:tab/>
        </w:r>
        <w:r w:rsidR="00821ADB">
          <w:rPr>
            <w:webHidden/>
          </w:rPr>
          <w:fldChar w:fldCharType="begin"/>
        </w:r>
        <w:r w:rsidR="00821ADB">
          <w:rPr>
            <w:webHidden/>
          </w:rPr>
          <w:instrText xml:space="preserve"> PAGEREF _Toc466647009 \h </w:instrText>
        </w:r>
        <w:r w:rsidR="00821ADB">
          <w:rPr>
            <w:webHidden/>
          </w:rPr>
        </w:r>
        <w:r w:rsidR="00821ADB">
          <w:rPr>
            <w:webHidden/>
          </w:rPr>
          <w:fldChar w:fldCharType="separate"/>
        </w:r>
        <w:r w:rsidR="00821ADB">
          <w:rPr>
            <w:webHidden/>
          </w:rPr>
          <w:t>9</w:t>
        </w:r>
        <w:r w:rsidR="00821ADB">
          <w:rPr>
            <w:webHidden/>
          </w:rPr>
          <w:fldChar w:fldCharType="end"/>
        </w:r>
      </w:hyperlink>
    </w:p>
    <w:p w14:paraId="333D8499" w14:textId="18F1368A" w:rsidR="00821ADB" w:rsidRPr="00F51619" w:rsidRDefault="008C7D8B">
      <w:pPr>
        <w:pStyle w:val="TOC2"/>
        <w:tabs>
          <w:tab w:val="right" w:leader="dot" w:pos="9580"/>
        </w:tabs>
        <w:rPr>
          <w:noProof/>
          <w:lang w:val="en-GB" w:eastAsia="en-GB"/>
        </w:rPr>
      </w:pPr>
      <w:r>
        <w:fldChar w:fldCharType="begin"/>
      </w:r>
      <w:r>
        <w:instrText xml:space="preserve"> HYPERLINK \l "_Toc466647010" </w:instrText>
      </w:r>
      <w:r>
        <w:fldChar w:fldCharType="separate"/>
      </w:r>
      <w:del w:id="29"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01_100</w:t>
      </w:r>
      <w:r w:rsidR="00821ADB">
        <w:rPr>
          <w:noProof/>
          <w:webHidden/>
        </w:rPr>
        <w:tab/>
      </w:r>
      <w:r w:rsidR="00821ADB">
        <w:rPr>
          <w:noProof/>
          <w:webHidden/>
        </w:rPr>
        <w:fldChar w:fldCharType="begin"/>
      </w:r>
      <w:r w:rsidR="00821ADB">
        <w:rPr>
          <w:noProof/>
          <w:webHidden/>
        </w:rPr>
        <w:instrText xml:space="preserve"> PAGEREF _Toc466647010 \h </w:instrText>
      </w:r>
      <w:r w:rsidR="00821ADB">
        <w:rPr>
          <w:noProof/>
          <w:webHidden/>
        </w:rPr>
      </w:r>
      <w:r w:rsidR="00821ADB">
        <w:rPr>
          <w:noProof/>
          <w:webHidden/>
        </w:rPr>
        <w:fldChar w:fldCharType="separate"/>
      </w:r>
      <w:r w:rsidR="00821ADB">
        <w:rPr>
          <w:noProof/>
          <w:webHidden/>
        </w:rPr>
        <w:t>10</w:t>
      </w:r>
      <w:r w:rsidR="00821ADB">
        <w:rPr>
          <w:noProof/>
          <w:webHidden/>
        </w:rPr>
        <w:fldChar w:fldCharType="end"/>
      </w:r>
      <w:r>
        <w:rPr>
          <w:noProof/>
        </w:rPr>
        <w:fldChar w:fldCharType="end"/>
      </w:r>
    </w:p>
    <w:p w14:paraId="5A14B307" w14:textId="6C9AFF64" w:rsidR="00821ADB" w:rsidRPr="00F51619" w:rsidRDefault="008C7D8B">
      <w:pPr>
        <w:pStyle w:val="TOC2"/>
        <w:tabs>
          <w:tab w:val="right" w:leader="dot" w:pos="9580"/>
        </w:tabs>
        <w:rPr>
          <w:noProof/>
          <w:lang w:val="en-GB" w:eastAsia="en-GB"/>
        </w:rPr>
      </w:pPr>
      <w:r>
        <w:fldChar w:fldCharType="begin"/>
      </w:r>
      <w:r>
        <w:instrText xml:space="preserve"> HYPERLINK \l "_Toc466647011" </w:instrText>
      </w:r>
      <w:r>
        <w:fldChar w:fldCharType="separate"/>
      </w:r>
      <w:del w:id="30"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01_110</w:t>
      </w:r>
      <w:r w:rsidR="00821ADB">
        <w:rPr>
          <w:noProof/>
          <w:webHidden/>
        </w:rPr>
        <w:tab/>
      </w:r>
      <w:r w:rsidR="00821ADB">
        <w:rPr>
          <w:noProof/>
          <w:webHidden/>
        </w:rPr>
        <w:fldChar w:fldCharType="begin"/>
      </w:r>
      <w:r w:rsidR="00821ADB">
        <w:rPr>
          <w:noProof/>
          <w:webHidden/>
        </w:rPr>
        <w:instrText xml:space="preserve"> PAGEREF _Toc466647011 \h </w:instrText>
      </w:r>
      <w:r w:rsidR="00821ADB">
        <w:rPr>
          <w:noProof/>
          <w:webHidden/>
        </w:rPr>
      </w:r>
      <w:r w:rsidR="00821ADB">
        <w:rPr>
          <w:noProof/>
          <w:webHidden/>
        </w:rPr>
        <w:fldChar w:fldCharType="separate"/>
      </w:r>
      <w:r w:rsidR="00821ADB">
        <w:rPr>
          <w:noProof/>
          <w:webHidden/>
        </w:rPr>
        <w:t>11</w:t>
      </w:r>
      <w:r w:rsidR="00821ADB">
        <w:rPr>
          <w:noProof/>
          <w:webHidden/>
        </w:rPr>
        <w:fldChar w:fldCharType="end"/>
      </w:r>
      <w:r>
        <w:rPr>
          <w:noProof/>
        </w:rPr>
        <w:fldChar w:fldCharType="end"/>
      </w:r>
    </w:p>
    <w:p w14:paraId="6724FE63" w14:textId="11448BAD" w:rsidR="00821ADB" w:rsidRPr="00F51619" w:rsidRDefault="008C7D8B">
      <w:pPr>
        <w:pStyle w:val="TOC2"/>
        <w:tabs>
          <w:tab w:val="right" w:leader="dot" w:pos="9580"/>
        </w:tabs>
        <w:rPr>
          <w:noProof/>
          <w:lang w:val="en-GB" w:eastAsia="en-GB"/>
        </w:rPr>
      </w:pPr>
      <w:r>
        <w:fldChar w:fldCharType="begin"/>
      </w:r>
      <w:r>
        <w:instrText xml:space="preserve"> HYPERLINK \l "_Toc466647012" </w:instrText>
      </w:r>
      <w:r>
        <w:fldChar w:fldCharType="separate"/>
      </w:r>
      <w:del w:id="31"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01_120</w:t>
      </w:r>
      <w:r w:rsidR="00821ADB">
        <w:rPr>
          <w:noProof/>
          <w:webHidden/>
        </w:rPr>
        <w:tab/>
      </w:r>
      <w:r w:rsidR="00821ADB">
        <w:rPr>
          <w:noProof/>
          <w:webHidden/>
        </w:rPr>
        <w:fldChar w:fldCharType="begin"/>
      </w:r>
      <w:r w:rsidR="00821ADB">
        <w:rPr>
          <w:noProof/>
          <w:webHidden/>
        </w:rPr>
        <w:instrText xml:space="preserve"> PAGEREF _Toc466647012 \h </w:instrText>
      </w:r>
      <w:r w:rsidR="00821ADB">
        <w:rPr>
          <w:noProof/>
          <w:webHidden/>
        </w:rPr>
      </w:r>
      <w:r w:rsidR="00821ADB">
        <w:rPr>
          <w:noProof/>
          <w:webHidden/>
        </w:rPr>
        <w:fldChar w:fldCharType="separate"/>
      </w:r>
      <w:r w:rsidR="00821ADB">
        <w:rPr>
          <w:noProof/>
          <w:webHidden/>
        </w:rPr>
        <w:t>12</w:t>
      </w:r>
      <w:r w:rsidR="00821ADB">
        <w:rPr>
          <w:noProof/>
          <w:webHidden/>
        </w:rPr>
        <w:fldChar w:fldCharType="end"/>
      </w:r>
      <w:r>
        <w:rPr>
          <w:noProof/>
        </w:rPr>
        <w:fldChar w:fldCharType="end"/>
      </w:r>
    </w:p>
    <w:p w14:paraId="11401CEB" w14:textId="0DAF3881" w:rsidR="00821ADB" w:rsidRPr="00F51619" w:rsidRDefault="008C7D8B">
      <w:pPr>
        <w:pStyle w:val="TOC2"/>
        <w:tabs>
          <w:tab w:val="right" w:leader="dot" w:pos="9580"/>
        </w:tabs>
        <w:rPr>
          <w:noProof/>
          <w:lang w:val="en-GB" w:eastAsia="en-GB"/>
        </w:rPr>
      </w:pPr>
      <w:r>
        <w:fldChar w:fldCharType="begin"/>
      </w:r>
      <w:r>
        <w:instrText xml:space="preserve"> HYPERLINK \l "_Toc466647013" </w:instrText>
      </w:r>
      <w:r>
        <w:fldChar w:fldCharType="separate"/>
      </w:r>
      <w:del w:id="32"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01_130</w:t>
      </w:r>
      <w:r w:rsidR="00821ADB">
        <w:rPr>
          <w:noProof/>
          <w:webHidden/>
        </w:rPr>
        <w:tab/>
      </w:r>
      <w:r w:rsidR="00821ADB">
        <w:rPr>
          <w:noProof/>
          <w:webHidden/>
        </w:rPr>
        <w:fldChar w:fldCharType="begin"/>
      </w:r>
      <w:r w:rsidR="00821ADB">
        <w:rPr>
          <w:noProof/>
          <w:webHidden/>
        </w:rPr>
        <w:instrText xml:space="preserve"> PAGEREF _Toc466647013 \h </w:instrText>
      </w:r>
      <w:r w:rsidR="00821ADB">
        <w:rPr>
          <w:noProof/>
          <w:webHidden/>
        </w:rPr>
      </w:r>
      <w:r w:rsidR="00821ADB">
        <w:rPr>
          <w:noProof/>
          <w:webHidden/>
        </w:rPr>
        <w:fldChar w:fldCharType="separate"/>
      </w:r>
      <w:r w:rsidR="00821ADB">
        <w:rPr>
          <w:noProof/>
          <w:webHidden/>
        </w:rPr>
        <w:t>13</w:t>
      </w:r>
      <w:r w:rsidR="00821ADB">
        <w:rPr>
          <w:noProof/>
          <w:webHidden/>
        </w:rPr>
        <w:fldChar w:fldCharType="end"/>
      </w:r>
      <w:r>
        <w:rPr>
          <w:noProof/>
        </w:rPr>
        <w:fldChar w:fldCharType="end"/>
      </w:r>
    </w:p>
    <w:p w14:paraId="63A22DFF" w14:textId="16175960" w:rsidR="00821ADB" w:rsidRPr="00F51619" w:rsidRDefault="008C7D8B">
      <w:pPr>
        <w:pStyle w:val="TOC2"/>
        <w:tabs>
          <w:tab w:val="right" w:leader="dot" w:pos="9580"/>
        </w:tabs>
        <w:rPr>
          <w:noProof/>
          <w:lang w:val="en-GB" w:eastAsia="en-GB"/>
        </w:rPr>
      </w:pPr>
      <w:r>
        <w:fldChar w:fldCharType="begin"/>
      </w:r>
      <w:r>
        <w:instrText xml:space="preserve"> HYPERLINK \l "_Toc466647014" </w:instrText>
      </w:r>
      <w:r>
        <w:fldChar w:fldCharType="separate"/>
      </w:r>
      <w:del w:id="33"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01_140</w:t>
      </w:r>
      <w:r w:rsidR="00821ADB">
        <w:rPr>
          <w:noProof/>
          <w:webHidden/>
        </w:rPr>
        <w:tab/>
      </w:r>
      <w:r w:rsidR="00821ADB">
        <w:rPr>
          <w:noProof/>
          <w:webHidden/>
        </w:rPr>
        <w:fldChar w:fldCharType="begin"/>
      </w:r>
      <w:r w:rsidR="00821ADB">
        <w:rPr>
          <w:noProof/>
          <w:webHidden/>
        </w:rPr>
        <w:instrText xml:space="preserve"> PAGEREF _Toc466647014 \h </w:instrText>
      </w:r>
      <w:r w:rsidR="00821ADB">
        <w:rPr>
          <w:noProof/>
          <w:webHidden/>
        </w:rPr>
      </w:r>
      <w:r w:rsidR="00821ADB">
        <w:rPr>
          <w:noProof/>
          <w:webHidden/>
        </w:rPr>
        <w:fldChar w:fldCharType="separate"/>
      </w:r>
      <w:r w:rsidR="00821ADB">
        <w:rPr>
          <w:noProof/>
          <w:webHidden/>
        </w:rPr>
        <w:t>14</w:t>
      </w:r>
      <w:r w:rsidR="00821ADB">
        <w:rPr>
          <w:noProof/>
          <w:webHidden/>
        </w:rPr>
        <w:fldChar w:fldCharType="end"/>
      </w:r>
      <w:r>
        <w:rPr>
          <w:noProof/>
        </w:rPr>
        <w:fldChar w:fldCharType="end"/>
      </w:r>
    </w:p>
    <w:p w14:paraId="5FCB8C8A" w14:textId="77777777" w:rsidR="00821ADB" w:rsidRPr="00F51619" w:rsidRDefault="0024478F">
      <w:pPr>
        <w:pStyle w:val="TOC1"/>
        <w:rPr>
          <w:rFonts w:ascii="Calibri" w:eastAsia="Times New Roman" w:hAnsi="Calibri"/>
          <w:b w:val="0"/>
          <w:lang w:val="en-GB" w:eastAsia="en-GB"/>
        </w:rPr>
      </w:pPr>
      <w:hyperlink w:anchor="_Toc466647015" w:history="1">
        <w:r w:rsidR="00821ADB" w:rsidRPr="007628D0">
          <w:rPr>
            <w:rStyle w:val="Hyperlink"/>
            <w:rFonts w:ascii="Arial" w:hAnsi="Arial" w:cs="Arial"/>
          </w:rPr>
          <w:t>Topic 2: Empowering growth</w:t>
        </w:r>
        <w:r w:rsidR="00821ADB">
          <w:rPr>
            <w:webHidden/>
          </w:rPr>
          <w:tab/>
        </w:r>
        <w:r w:rsidR="00821ADB">
          <w:rPr>
            <w:webHidden/>
          </w:rPr>
          <w:fldChar w:fldCharType="begin"/>
        </w:r>
        <w:r w:rsidR="00821ADB">
          <w:rPr>
            <w:webHidden/>
          </w:rPr>
          <w:instrText xml:space="preserve"> PAGEREF _Toc466647015 \h </w:instrText>
        </w:r>
        <w:r w:rsidR="00821ADB">
          <w:rPr>
            <w:webHidden/>
          </w:rPr>
        </w:r>
        <w:r w:rsidR="00821ADB">
          <w:rPr>
            <w:webHidden/>
          </w:rPr>
          <w:fldChar w:fldCharType="separate"/>
        </w:r>
        <w:r w:rsidR="00821ADB">
          <w:rPr>
            <w:webHidden/>
          </w:rPr>
          <w:t>15</w:t>
        </w:r>
        <w:r w:rsidR="00821ADB">
          <w:rPr>
            <w:webHidden/>
          </w:rPr>
          <w:fldChar w:fldCharType="end"/>
        </w:r>
      </w:hyperlink>
    </w:p>
    <w:p w14:paraId="1EDB8278" w14:textId="18CC674F" w:rsidR="00821ADB" w:rsidRPr="00F51619" w:rsidRDefault="008C7D8B">
      <w:pPr>
        <w:pStyle w:val="TOC2"/>
        <w:tabs>
          <w:tab w:val="right" w:leader="dot" w:pos="9580"/>
        </w:tabs>
        <w:rPr>
          <w:noProof/>
          <w:lang w:val="en-GB" w:eastAsia="en-GB"/>
        </w:rPr>
      </w:pPr>
      <w:r>
        <w:fldChar w:fldCharType="begin"/>
      </w:r>
      <w:r>
        <w:instrText xml:space="preserve"> HYPERLINK \l "_Toc466647016" </w:instrText>
      </w:r>
      <w:r>
        <w:fldChar w:fldCharType="separate"/>
      </w:r>
      <w:del w:id="34"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02_100</w:t>
      </w:r>
      <w:r w:rsidR="00821ADB">
        <w:rPr>
          <w:noProof/>
          <w:webHidden/>
        </w:rPr>
        <w:tab/>
      </w:r>
      <w:r w:rsidR="00821ADB">
        <w:rPr>
          <w:noProof/>
          <w:webHidden/>
        </w:rPr>
        <w:fldChar w:fldCharType="begin"/>
      </w:r>
      <w:r w:rsidR="00821ADB">
        <w:rPr>
          <w:noProof/>
          <w:webHidden/>
        </w:rPr>
        <w:instrText xml:space="preserve"> PAGEREF _Toc466647016 \h </w:instrText>
      </w:r>
      <w:r w:rsidR="00821ADB">
        <w:rPr>
          <w:noProof/>
          <w:webHidden/>
        </w:rPr>
      </w:r>
      <w:r w:rsidR="00821ADB">
        <w:rPr>
          <w:noProof/>
          <w:webHidden/>
        </w:rPr>
        <w:fldChar w:fldCharType="separate"/>
      </w:r>
      <w:r w:rsidR="00821ADB">
        <w:rPr>
          <w:noProof/>
          <w:webHidden/>
        </w:rPr>
        <w:t>16</w:t>
      </w:r>
      <w:r w:rsidR="00821ADB">
        <w:rPr>
          <w:noProof/>
          <w:webHidden/>
        </w:rPr>
        <w:fldChar w:fldCharType="end"/>
      </w:r>
      <w:r>
        <w:rPr>
          <w:noProof/>
        </w:rPr>
        <w:fldChar w:fldCharType="end"/>
      </w:r>
    </w:p>
    <w:p w14:paraId="6629047E" w14:textId="74A3F459" w:rsidR="00821ADB" w:rsidRPr="00F51619" w:rsidRDefault="008C7D8B">
      <w:pPr>
        <w:pStyle w:val="TOC2"/>
        <w:tabs>
          <w:tab w:val="right" w:leader="dot" w:pos="9580"/>
        </w:tabs>
        <w:rPr>
          <w:noProof/>
          <w:lang w:val="en-GB" w:eastAsia="en-GB"/>
        </w:rPr>
      </w:pPr>
      <w:r>
        <w:fldChar w:fldCharType="begin"/>
      </w:r>
      <w:r>
        <w:instrText xml:space="preserve"> HYPERLINK \l "_Toc466647017" </w:instrText>
      </w:r>
      <w:r>
        <w:fldChar w:fldCharType="separate"/>
      </w:r>
      <w:del w:id="35"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02_110</w:t>
      </w:r>
      <w:r w:rsidR="00821ADB">
        <w:rPr>
          <w:noProof/>
          <w:webHidden/>
        </w:rPr>
        <w:tab/>
      </w:r>
      <w:r w:rsidR="00821ADB">
        <w:rPr>
          <w:noProof/>
          <w:webHidden/>
        </w:rPr>
        <w:fldChar w:fldCharType="begin"/>
      </w:r>
      <w:r w:rsidR="00821ADB">
        <w:rPr>
          <w:noProof/>
          <w:webHidden/>
        </w:rPr>
        <w:instrText xml:space="preserve"> PAGEREF _Toc466647017 \h </w:instrText>
      </w:r>
      <w:r w:rsidR="00821ADB">
        <w:rPr>
          <w:noProof/>
          <w:webHidden/>
        </w:rPr>
      </w:r>
      <w:r w:rsidR="00821ADB">
        <w:rPr>
          <w:noProof/>
          <w:webHidden/>
        </w:rPr>
        <w:fldChar w:fldCharType="separate"/>
      </w:r>
      <w:r w:rsidR="00821ADB">
        <w:rPr>
          <w:noProof/>
          <w:webHidden/>
        </w:rPr>
        <w:t>18</w:t>
      </w:r>
      <w:r w:rsidR="00821ADB">
        <w:rPr>
          <w:noProof/>
          <w:webHidden/>
        </w:rPr>
        <w:fldChar w:fldCharType="end"/>
      </w:r>
      <w:r>
        <w:rPr>
          <w:noProof/>
        </w:rPr>
        <w:fldChar w:fldCharType="end"/>
      </w:r>
    </w:p>
    <w:p w14:paraId="4E9E39E1" w14:textId="50E1F271" w:rsidR="00821ADB" w:rsidRPr="00F51619" w:rsidRDefault="008C7D8B">
      <w:pPr>
        <w:pStyle w:val="TOC2"/>
        <w:tabs>
          <w:tab w:val="right" w:leader="dot" w:pos="9580"/>
        </w:tabs>
        <w:rPr>
          <w:noProof/>
          <w:lang w:val="en-GB" w:eastAsia="en-GB"/>
        </w:rPr>
      </w:pPr>
      <w:r>
        <w:fldChar w:fldCharType="begin"/>
      </w:r>
      <w:r>
        <w:instrText xml:space="preserve"> HYPERLINK \l "_Toc466647018" </w:instrText>
      </w:r>
      <w:r>
        <w:fldChar w:fldCharType="separate"/>
      </w:r>
      <w:del w:id="36"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02_120</w:t>
      </w:r>
      <w:r w:rsidR="00821ADB">
        <w:rPr>
          <w:noProof/>
          <w:webHidden/>
        </w:rPr>
        <w:tab/>
      </w:r>
      <w:r w:rsidR="00821ADB">
        <w:rPr>
          <w:noProof/>
          <w:webHidden/>
        </w:rPr>
        <w:fldChar w:fldCharType="begin"/>
      </w:r>
      <w:r w:rsidR="00821ADB">
        <w:rPr>
          <w:noProof/>
          <w:webHidden/>
        </w:rPr>
        <w:instrText xml:space="preserve"> PAGEREF _Toc466647018 \h </w:instrText>
      </w:r>
      <w:r w:rsidR="00821ADB">
        <w:rPr>
          <w:noProof/>
          <w:webHidden/>
        </w:rPr>
      </w:r>
      <w:r w:rsidR="00821ADB">
        <w:rPr>
          <w:noProof/>
          <w:webHidden/>
        </w:rPr>
        <w:fldChar w:fldCharType="separate"/>
      </w:r>
      <w:r w:rsidR="00821ADB">
        <w:rPr>
          <w:noProof/>
          <w:webHidden/>
        </w:rPr>
        <w:t>20</w:t>
      </w:r>
      <w:r w:rsidR="00821ADB">
        <w:rPr>
          <w:noProof/>
          <w:webHidden/>
        </w:rPr>
        <w:fldChar w:fldCharType="end"/>
      </w:r>
      <w:r>
        <w:rPr>
          <w:noProof/>
        </w:rPr>
        <w:fldChar w:fldCharType="end"/>
      </w:r>
    </w:p>
    <w:p w14:paraId="271F39FE" w14:textId="071EB97D" w:rsidR="00821ADB" w:rsidRPr="00F51619" w:rsidRDefault="008C7D8B">
      <w:pPr>
        <w:pStyle w:val="TOC2"/>
        <w:tabs>
          <w:tab w:val="right" w:leader="dot" w:pos="9580"/>
        </w:tabs>
        <w:rPr>
          <w:noProof/>
          <w:lang w:val="en-GB" w:eastAsia="en-GB"/>
        </w:rPr>
      </w:pPr>
      <w:r>
        <w:fldChar w:fldCharType="begin"/>
      </w:r>
      <w:r>
        <w:instrText xml:space="preserve"> HYPERLINK \l "_Toc466647019" </w:instrText>
      </w:r>
      <w:r>
        <w:fldChar w:fldCharType="separate"/>
      </w:r>
      <w:del w:id="37"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02_130</w:t>
      </w:r>
      <w:r w:rsidR="00821ADB">
        <w:rPr>
          <w:noProof/>
          <w:webHidden/>
        </w:rPr>
        <w:tab/>
      </w:r>
      <w:r w:rsidR="00821ADB">
        <w:rPr>
          <w:noProof/>
          <w:webHidden/>
        </w:rPr>
        <w:fldChar w:fldCharType="begin"/>
      </w:r>
      <w:r w:rsidR="00821ADB">
        <w:rPr>
          <w:noProof/>
          <w:webHidden/>
        </w:rPr>
        <w:instrText xml:space="preserve"> PAGEREF _Toc466647019 \h </w:instrText>
      </w:r>
      <w:r w:rsidR="00821ADB">
        <w:rPr>
          <w:noProof/>
          <w:webHidden/>
        </w:rPr>
      </w:r>
      <w:r w:rsidR="00821ADB">
        <w:rPr>
          <w:noProof/>
          <w:webHidden/>
        </w:rPr>
        <w:fldChar w:fldCharType="separate"/>
      </w:r>
      <w:r w:rsidR="00821ADB">
        <w:rPr>
          <w:noProof/>
          <w:webHidden/>
        </w:rPr>
        <w:t>21</w:t>
      </w:r>
      <w:r w:rsidR="00821ADB">
        <w:rPr>
          <w:noProof/>
          <w:webHidden/>
        </w:rPr>
        <w:fldChar w:fldCharType="end"/>
      </w:r>
      <w:r>
        <w:rPr>
          <w:noProof/>
        </w:rPr>
        <w:fldChar w:fldCharType="end"/>
      </w:r>
    </w:p>
    <w:p w14:paraId="74008329" w14:textId="77777777" w:rsidR="00821ADB" w:rsidRPr="00F51619" w:rsidRDefault="0024478F">
      <w:pPr>
        <w:pStyle w:val="TOC1"/>
        <w:rPr>
          <w:rFonts w:ascii="Calibri" w:eastAsia="Times New Roman" w:hAnsi="Calibri"/>
          <w:b w:val="0"/>
          <w:lang w:val="en-GB" w:eastAsia="en-GB"/>
        </w:rPr>
      </w:pPr>
      <w:hyperlink w:anchor="_Toc466647020" w:history="1">
        <w:r w:rsidR="00821ADB" w:rsidRPr="007628D0">
          <w:rPr>
            <w:rStyle w:val="Hyperlink"/>
            <w:rFonts w:ascii="Arial" w:hAnsi="Arial" w:cs="Arial"/>
          </w:rPr>
          <w:t>Topic 3: How we work</w:t>
        </w:r>
        <w:r w:rsidR="00821ADB">
          <w:rPr>
            <w:webHidden/>
          </w:rPr>
          <w:tab/>
        </w:r>
        <w:r w:rsidR="00821ADB">
          <w:rPr>
            <w:webHidden/>
          </w:rPr>
          <w:fldChar w:fldCharType="begin"/>
        </w:r>
        <w:r w:rsidR="00821ADB">
          <w:rPr>
            <w:webHidden/>
          </w:rPr>
          <w:instrText xml:space="preserve"> PAGEREF _Toc466647020 \h </w:instrText>
        </w:r>
        <w:r w:rsidR="00821ADB">
          <w:rPr>
            <w:webHidden/>
          </w:rPr>
        </w:r>
        <w:r w:rsidR="00821ADB">
          <w:rPr>
            <w:webHidden/>
          </w:rPr>
          <w:fldChar w:fldCharType="separate"/>
        </w:r>
        <w:r w:rsidR="00821ADB">
          <w:rPr>
            <w:webHidden/>
          </w:rPr>
          <w:t>22</w:t>
        </w:r>
        <w:r w:rsidR="00821ADB">
          <w:rPr>
            <w:webHidden/>
          </w:rPr>
          <w:fldChar w:fldCharType="end"/>
        </w:r>
      </w:hyperlink>
    </w:p>
    <w:p w14:paraId="52B4BD72" w14:textId="40BE9B1F" w:rsidR="00821ADB" w:rsidRPr="00F51619" w:rsidRDefault="008C7D8B">
      <w:pPr>
        <w:pStyle w:val="TOC2"/>
        <w:tabs>
          <w:tab w:val="right" w:leader="dot" w:pos="9580"/>
        </w:tabs>
        <w:rPr>
          <w:noProof/>
          <w:lang w:val="en-GB" w:eastAsia="en-GB"/>
        </w:rPr>
      </w:pPr>
      <w:r>
        <w:fldChar w:fldCharType="begin"/>
      </w:r>
      <w:r>
        <w:instrText xml:space="preserve"> HYPERLINK \l "_Toc466647021" </w:instrText>
      </w:r>
      <w:r>
        <w:fldChar w:fldCharType="separate"/>
      </w:r>
      <w:del w:id="38"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03_100</w:t>
      </w:r>
      <w:r w:rsidR="00821ADB">
        <w:rPr>
          <w:noProof/>
          <w:webHidden/>
        </w:rPr>
        <w:tab/>
      </w:r>
      <w:r w:rsidR="00821ADB">
        <w:rPr>
          <w:noProof/>
          <w:webHidden/>
        </w:rPr>
        <w:fldChar w:fldCharType="begin"/>
      </w:r>
      <w:r w:rsidR="00821ADB">
        <w:rPr>
          <w:noProof/>
          <w:webHidden/>
        </w:rPr>
        <w:instrText xml:space="preserve"> PAGEREF _Toc466647021 \h </w:instrText>
      </w:r>
      <w:r w:rsidR="00821ADB">
        <w:rPr>
          <w:noProof/>
          <w:webHidden/>
        </w:rPr>
      </w:r>
      <w:r w:rsidR="00821ADB">
        <w:rPr>
          <w:noProof/>
          <w:webHidden/>
        </w:rPr>
        <w:fldChar w:fldCharType="separate"/>
      </w:r>
      <w:r w:rsidR="00821ADB">
        <w:rPr>
          <w:noProof/>
          <w:webHidden/>
        </w:rPr>
        <w:t>23</w:t>
      </w:r>
      <w:r w:rsidR="00821ADB">
        <w:rPr>
          <w:noProof/>
          <w:webHidden/>
        </w:rPr>
        <w:fldChar w:fldCharType="end"/>
      </w:r>
      <w:r>
        <w:rPr>
          <w:noProof/>
        </w:rPr>
        <w:fldChar w:fldCharType="end"/>
      </w:r>
    </w:p>
    <w:p w14:paraId="7AD49A7F" w14:textId="6B51BC44" w:rsidR="00821ADB" w:rsidRPr="00F51619" w:rsidRDefault="008C7D8B">
      <w:pPr>
        <w:pStyle w:val="TOC2"/>
        <w:tabs>
          <w:tab w:val="right" w:leader="dot" w:pos="9580"/>
        </w:tabs>
        <w:rPr>
          <w:noProof/>
          <w:lang w:val="en-GB" w:eastAsia="en-GB"/>
        </w:rPr>
      </w:pPr>
      <w:r>
        <w:fldChar w:fldCharType="begin"/>
      </w:r>
      <w:r>
        <w:instrText xml:space="preserve"> HYPERLINK \l "_Toc466647022" </w:instrText>
      </w:r>
      <w:r>
        <w:fldChar w:fldCharType="separate"/>
      </w:r>
      <w:del w:id="39"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03_110</w:t>
      </w:r>
      <w:r w:rsidR="00821ADB">
        <w:rPr>
          <w:noProof/>
          <w:webHidden/>
        </w:rPr>
        <w:tab/>
      </w:r>
      <w:r w:rsidR="00821ADB">
        <w:rPr>
          <w:noProof/>
          <w:webHidden/>
        </w:rPr>
        <w:fldChar w:fldCharType="begin"/>
      </w:r>
      <w:r w:rsidR="00821ADB">
        <w:rPr>
          <w:noProof/>
          <w:webHidden/>
        </w:rPr>
        <w:instrText xml:space="preserve"> PAGEREF _Toc466647022 \h </w:instrText>
      </w:r>
      <w:r w:rsidR="00821ADB">
        <w:rPr>
          <w:noProof/>
          <w:webHidden/>
        </w:rPr>
      </w:r>
      <w:r w:rsidR="00821ADB">
        <w:rPr>
          <w:noProof/>
          <w:webHidden/>
        </w:rPr>
        <w:fldChar w:fldCharType="separate"/>
      </w:r>
      <w:r w:rsidR="00821ADB">
        <w:rPr>
          <w:noProof/>
          <w:webHidden/>
        </w:rPr>
        <w:t>24</w:t>
      </w:r>
      <w:r w:rsidR="00821ADB">
        <w:rPr>
          <w:noProof/>
          <w:webHidden/>
        </w:rPr>
        <w:fldChar w:fldCharType="end"/>
      </w:r>
      <w:r>
        <w:rPr>
          <w:noProof/>
        </w:rPr>
        <w:fldChar w:fldCharType="end"/>
      </w:r>
    </w:p>
    <w:p w14:paraId="49380368" w14:textId="39B06BE6" w:rsidR="00821ADB" w:rsidRPr="00F51619" w:rsidRDefault="008C7D8B">
      <w:pPr>
        <w:pStyle w:val="TOC2"/>
        <w:tabs>
          <w:tab w:val="right" w:leader="dot" w:pos="9580"/>
        </w:tabs>
        <w:rPr>
          <w:noProof/>
          <w:lang w:val="en-GB" w:eastAsia="en-GB"/>
        </w:rPr>
      </w:pPr>
      <w:r>
        <w:fldChar w:fldCharType="begin"/>
      </w:r>
      <w:r>
        <w:instrText xml:space="preserve"> HYPERLINK \l "_Toc466647023" </w:instrText>
      </w:r>
      <w:r>
        <w:fldChar w:fldCharType="separate"/>
      </w:r>
      <w:del w:id="40"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03_120</w:t>
      </w:r>
      <w:r w:rsidR="00821ADB">
        <w:rPr>
          <w:noProof/>
          <w:webHidden/>
        </w:rPr>
        <w:tab/>
      </w:r>
      <w:r w:rsidR="00821ADB">
        <w:rPr>
          <w:noProof/>
          <w:webHidden/>
        </w:rPr>
        <w:fldChar w:fldCharType="begin"/>
      </w:r>
      <w:r w:rsidR="00821ADB">
        <w:rPr>
          <w:noProof/>
          <w:webHidden/>
        </w:rPr>
        <w:instrText xml:space="preserve"> PAGEREF _Toc466647023 \h </w:instrText>
      </w:r>
      <w:r w:rsidR="00821ADB">
        <w:rPr>
          <w:noProof/>
          <w:webHidden/>
        </w:rPr>
      </w:r>
      <w:r w:rsidR="00821ADB">
        <w:rPr>
          <w:noProof/>
          <w:webHidden/>
        </w:rPr>
        <w:fldChar w:fldCharType="separate"/>
      </w:r>
      <w:r w:rsidR="00821ADB">
        <w:rPr>
          <w:noProof/>
          <w:webHidden/>
        </w:rPr>
        <w:t>26</w:t>
      </w:r>
      <w:r w:rsidR="00821ADB">
        <w:rPr>
          <w:noProof/>
          <w:webHidden/>
        </w:rPr>
        <w:fldChar w:fldCharType="end"/>
      </w:r>
      <w:r>
        <w:rPr>
          <w:noProof/>
        </w:rPr>
        <w:fldChar w:fldCharType="end"/>
      </w:r>
    </w:p>
    <w:p w14:paraId="04E77DA2" w14:textId="40281F4F" w:rsidR="00821ADB" w:rsidRPr="00F51619" w:rsidRDefault="008C7D8B">
      <w:pPr>
        <w:pStyle w:val="TOC2"/>
        <w:tabs>
          <w:tab w:val="right" w:leader="dot" w:pos="9580"/>
        </w:tabs>
        <w:rPr>
          <w:noProof/>
          <w:lang w:val="en-GB" w:eastAsia="en-GB"/>
        </w:rPr>
      </w:pPr>
      <w:r>
        <w:fldChar w:fldCharType="begin"/>
      </w:r>
      <w:r>
        <w:instrText xml:space="preserve"> HYPERLINK \l "_Toc466647024" </w:instrText>
      </w:r>
      <w:r>
        <w:fldChar w:fldCharType="separate"/>
      </w:r>
      <w:del w:id="41"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03_130</w:t>
      </w:r>
      <w:r w:rsidR="00821ADB">
        <w:rPr>
          <w:noProof/>
          <w:webHidden/>
        </w:rPr>
        <w:tab/>
      </w:r>
      <w:r w:rsidR="00821ADB">
        <w:rPr>
          <w:noProof/>
          <w:webHidden/>
        </w:rPr>
        <w:fldChar w:fldCharType="begin"/>
      </w:r>
      <w:r w:rsidR="00821ADB">
        <w:rPr>
          <w:noProof/>
          <w:webHidden/>
        </w:rPr>
        <w:instrText xml:space="preserve"> PAGEREF _Toc466647024 \h </w:instrText>
      </w:r>
      <w:r w:rsidR="00821ADB">
        <w:rPr>
          <w:noProof/>
          <w:webHidden/>
        </w:rPr>
      </w:r>
      <w:r w:rsidR="00821ADB">
        <w:rPr>
          <w:noProof/>
          <w:webHidden/>
        </w:rPr>
        <w:fldChar w:fldCharType="separate"/>
      </w:r>
      <w:r w:rsidR="00821ADB">
        <w:rPr>
          <w:noProof/>
          <w:webHidden/>
        </w:rPr>
        <w:t>27</w:t>
      </w:r>
      <w:r w:rsidR="00821ADB">
        <w:rPr>
          <w:noProof/>
          <w:webHidden/>
        </w:rPr>
        <w:fldChar w:fldCharType="end"/>
      </w:r>
      <w:r>
        <w:rPr>
          <w:noProof/>
        </w:rPr>
        <w:fldChar w:fldCharType="end"/>
      </w:r>
    </w:p>
    <w:p w14:paraId="3FCB62F4" w14:textId="5E4601D9" w:rsidR="00821ADB" w:rsidRPr="00F51619" w:rsidRDefault="008C7D8B">
      <w:pPr>
        <w:pStyle w:val="TOC2"/>
        <w:tabs>
          <w:tab w:val="right" w:leader="dot" w:pos="9580"/>
        </w:tabs>
        <w:rPr>
          <w:noProof/>
          <w:lang w:val="en-GB" w:eastAsia="en-GB"/>
        </w:rPr>
      </w:pPr>
      <w:r>
        <w:fldChar w:fldCharType="begin"/>
      </w:r>
      <w:r>
        <w:instrText xml:space="preserve"> HYPERLINK \l "_Toc466647025" </w:instrText>
      </w:r>
      <w:r>
        <w:fldChar w:fldCharType="separate"/>
      </w:r>
      <w:del w:id="42"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03_140</w:t>
      </w:r>
      <w:r w:rsidR="00821ADB">
        <w:rPr>
          <w:noProof/>
          <w:webHidden/>
        </w:rPr>
        <w:tab/>
      </w:r>
      <w:r w:rsidR="00821ADB">
        <w:rPr>
          <w:noProof/>
          <w:webHidden/>
        </w:rPr>
        <w:fldChar w:fldCharType="begin"/>
      </w:r>
      <w:r w:rsidR="00821ADB">
        <w:rPr>
          <w:noProof/>
          <w:webHidden/>
        </w:rPr>
        <w:instrText xml:space="preserve"> PAGEREF _Toc466647025 \h </w:instrText>
      </w:r>
      <w:r w:rsidR="00821ADB">
        <w:rPr>
          <w:noProof/>
          <w:webHidden/>
        </w:rPr>
      </w:r>
      <w:r w:rsidR="00821ADB">
        <w:rPr>
          <w:noProof/>
          <w:webHidden/>
        </w:rPr>
        <w:fldChar w:fldCharType="separate"/>
      </w:r>
      <w:r w:rsidR="00821ADB">
        <w:rPr>
          <w:noProof/>
          <w:webHidden/>
        </w:rPr>
        <w:t>28</w:t>
      </w:r>
      <w:r w:rsidR="00821ADB">
        <w:rPr>
          <w:noProof/>
          <w:webHidden/>
        </w:rPr>
        <w:fldChar w:fldCharType="end"/>
      </w:r>
      <w:r>
        <w:rPr>
          <w:noProof/>
        </w:rPr>
        <w:fldChar w:fldCharType="end"/>
      </w:r>
    </w:p>
    <w:p w14:paraId="789FFFD5" w14:textId="3EC1CE1B" w:rsidR="00821ADB" w:rsidRPr="00F51619" w:rsidRDefault="008C7D8B">
      <w:pPr>
        <w:pStyle w:val="TOC2"/>
        <w:tabs>
          <w:tab w:val="right" w:leader="dot" w:pos="9580"/>
        </w:tabs>
        <w:rPr>
          <w:noProof/>
          <w:lang w:val="en-GB" w:eastAsia="en-GB"/>
        </w:rPr>
      </w:pPr>
      <w:r>
        <w:fldChar w:fldCharType="begin"/>
      </w:r>
      <w:r>
        <w:instrText xml:space="preserve"> HYPERLINK \l "_Toc466647026" </w:instrText>
      </w:r>
      <w:r>
        <w:fldChar w:fldCharType="separate"/>
      </w:r>
      <w:del w:id="43"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03_150</w:t>
      </w:r>
      <w:r w:rsidR="00821ADB">
        <w:rPr>
          <w:noProof/>
          <w:webHidden/>
        </w:rPr>
        <w:tab/>
      </w:r>
      <w:r w:rsidR="00821ADB">
        <w:rPr>
          <w:noProof/>
          <w:webHidden/>
        </w:rPr>
        <w:fldChar w:fldCharType="begin"/>
      </w:r>
      <w:r w:rsidR="00821ADB">
        <w:rPr>
          <w:noProof/>
          <w:webHidden/>
        </w:rPr>
        <w:instrText xml:space="preserve"> PAGEREF _Toc466647026 \h </w:instrText>
      </w:r>
      <w:r w:rsidR="00821ADB">
        <w:rPr>
          <w:noProof/>
          <w:webHidden/>
        </w:rPr>
      </w:r>
      <w:r w:rsidR="00821ADB">
        <w:rPr>
          <w:noProof/>
          <w:webHidden/>
        </w:rPr>
        <w:fldChar w:fldCharType="separate"/>
      </w:r>
      <w:r w:rsidR="00821ADB">
        <w:rPr>
          <w:noProof/>
          <w:webHidden/>
        </w:rPr>
        <w:t>30</w:t>
      </w:r>
      <w:r w:rsidR="00821ADB">
        <w:rPr>
          <w:noProof/>
          <w:webHidden/>
        </w:rPr>
        <w:fldChar w:fldCharType="end"/>
      </w:r>
      <w:r>
        <w:rPr>
          <w:noProof/>
        </w:rPr>
        <w:fldChar w:fldCharType="end"/>
      </w:r>
    </w:p>
    <w:p w14:paraId="2D267C60" w14:textId="2C0CA758" w:rsidR="00821ADB" w:rsidRPr="00F51619" w:rsidRDefault="008C7D8B">
      <w:pPr>
        <w:pStyle w:val="TOC2"/>
        <w:tabs>
          <w:tab w:val="right" w:leader="dot" w:pos="9580"/>
        </w:tabs>
        <w:rPr>
          <w:noProof/>
          <w:lang w:val="en-GB" w:eastAsia="en-GB"/>
        </w:rPr>
      </w:pPr>
      <w:r>
        <w:fldChar w:fldCharType="begin"/>
      </w:r>
      <w:r>
        <w:instrText xml:space="preserve"> HYPERLINK \l "_Toc466647027" </w:instrText>
      </w:r>
      <w:r>
        <w:fldChar w:fldCharType="separate"/>
      </w:r>
      <w:del w:id="44"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03_160</w:t>
      </w:r>
      <w:r w:rsidR="00821ADB">
        <w:rPr>
          <w:noProof/>
          <w:webHidden/>
        </w:rPr>
        <w:tab/>
      </w:r>
      <w:r w:rsidR="00821ADB">
        <w:rPr>
          <w:noProof/>
          <w:webHidden/>
        </w:rPr>
        <w:fldChar w:fldCharType="begin"/>
      </w:r>
      <w:r w:rsidR="00821ADB">
        <w:rPr>
          <w:noProof/>
          <w:webHidden/>
        </w:rPr>
        <w:instrText xml:space="preserve"> PAGEREF _Toc466647027 \h </w:instrText>
      </w:r>
      <w:r w:rsidR="00821ADB">
        <w:rPr>
          <w:noProof/>
          <w:webHidden/>
        </w:rPr>
      </w:r>
      <w:r w:rsidR="00821ADB">
        <w:rPr>
          <w:noProof/>
          <w:webHidden/>
        </w:rPr>
        <w:fldChar w:fldCharType="separate"/>
      </w:r>
      <w:r w:rsidR="00821ADB">
        <w:rPr>
          <w:noProof/>
          <w:webHidden/>
        </w:rPr>
        <w:t>31</w:t>
      </w:r>
      <w:r w:rsidR="00821ADB">
        <w:rPr>
          <w:noProof/>
          <w:webHidden/>
        </w:rPr>
        <w:fldChar w:fldCharType="end"/>
      </w:r>
      <w:r>
        <w:rPr>
          <w:noProof/>
        </w:rPr>
        <w:fldChar w:fldCharType="end"/>
      </w:r>
    </w:p>
    <w:p w14:paraId="387E3B3A" w14:textId="7C7CA405" w:rsidR="00821ADB" w:rsidRPr="00F51619" w:rsidRDefault="008C7D8B">
      <w:pPr>
        <w:pStyle w:val="TOC2"/>
        <w:tabs>
          <w:tab w:val="right" w:leader="dot" w:pos="9580"/>
        </w:tabs>
        <w:rPr>
          <w:noProof/>
          <w:lang w:val="en-GB" w:eastAsia="en-GB"/>
        </w:rPr>
      </w:pPr>
      <w:r>
        <w:fldChar w:fldCharType="begin"/>
      </w:r>
      <w:r>
        <w:instrText xml:space="preserve"> HYPERLINK \l "_Toc466647029" </w:instrText>
      </w:r>
      <w:r>
        <w:fldChar w:fldCharType="separate"/>
      </w:r>
      <w:del w:id="45"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03_170</w:t>
      </w:r>
      <w:r w:rsidR="00821ADB">
        <w:rPr>
          <w:noProof/>
          <w:webHidden/>
        </w:rPr>
        <w:tab/>
      </w:r>
      <w:r w:rsidR="00821ADB">
        <w:rPr>
          <w:noProof/>
          <w:webHidden/>
        </w:rPr>
        <w:fldChar w:fldCharType="begin"/>
      </w:r>
      <w:r w:rsidR="00821ADB">
        <w:rPr>
          <w:noProof/>
          <w:webHidden/>
        </w:rPr>
        <w:instrText xml:space="preserve"> PAGEREF _Toc466647029 \h </w:instrText>
      </w:r>
      <w:r w:rsidR="00821ADB">
        <w:rPr>
          <w:noProof/>
          <w:webHidden/>
        </w:rPr>
      </w:r>
      <w:r w:rsidR="00821ADB">
        <w:rPr>
          <w:noProof/>
          <w:webHidden/>
        </w:rPr>
        <w:fldChar w:fldCharType="separate"/>
      </w:r>
      <w:r w:rsidR="00821ADB">
        <w:rPr>
          <w:noProof/>
          <w:webHidden/>
        </w:rPr>
        <w:t>33</w:t>
      </w:r>
      <w:r w:rsidR="00821ADB">
        <w:rPr>
          <w:noProof/>
          <w:webHidden/>
        </w:rPr>
        <w:fldChar w:fldCharType="end"/>
      </w:r>
      <w:r>
        <w:rPr>
          <w:noProof/>
        </w:rPr>
        <w:fldChar w:fldCharType="end"/>
      </w:r>
    </w:p>
    <w:p w14:paraId="5DB2FD6E" w14:textId="54AD57D7" w:rsidR="00821ADB" w:rsidRPr="00F51619" w:rsidRDefault="008C7D8B">
      <w:pPr>
        <w:pStyle w:val="TOC2"/>
        <w:tabs>
          <w:tab w:val="right" w:leader="dot" w:pos="9580"/>
        </w:tabs>
        <w:rPr>
          <w:noProof/>
          <w:lang w:val="en-GB" w:eastAsia="en-GB"/>
        </w:rPr>
      </w:pPr>
      <w:r>
        <w:fldChar w:fldCharType="begin"/>
      </w:r>
      <w:r>
        <w:instrText xml:space="preserve"> HYPERLINK \l "_Toc466647030" </w:instrText>
      </w:r>
      <w:r>
        <w:fldChar w:fldCharType="separate"/>
      </w:r>
      <w:del w:id="46" w:author="Adam Boothroyd" w:date="2016-11-18T10:50:00Z">
        <w:r w:rsidR="00821ADB" w:rsidRPr="007628D0" w:rsidDel="00287829">
          <w:rPr>
            <w:rStyle w:val="Hyperlink"/>
            <w:rFonts w:ascii="Arial" w:hAnsi="Arial" w:cs="Arial"/>
            <w:noProof/>
          </w:rPr>
          <w:delText xml:space="preserve">SCREEN </w:delText>
        </w:r>
      </w:del>
      <w:r w:rsidR="00821ADB" w:rsidRPr="007628D0">
        <w:rPr>
          <w:rStyle w:val="Hyperlink"/>
          <w:rFonts w:ascii="Arial" w:hAnsi="Arial" w:cs="Arial"/>
          <w:noProof/>
        </w:rPr>
        <w:t>03_180</w:t>
      </w:r>
      <w:r w:rsidR="00821ADB">
        <w:rPr>
          <w:noProof/>
          <w:webHidden/>
        </w:rPr>
        <w:tab/>
      </w:r>
      <w:r w:rsidR="00821ADB">
        <w:rPr>
          <w:noProof/>
          <w:webHidden/>
        </w:rPr>
        <w:fldChar w:fldCharType="begin"/>
      </w:r>
      <w:r w:rsidR="00821ADB">
        <w:rPr>
          <w:noProof/>
          <w:webHidden/>
        </w:rPr>
        <w:instrText xml:space="preserve"> PAGEREF _Toc466647030 \h </w:instrText>
      </w:r>
      <w:r w:rsidR="00821ADB">
        <w:rPr>
          <w:noProof/>
          <w:webHidden/>
        </w:rPr>
      </w:r>
      <w:r w:rsidR="00821ADB">
        <w:rPr>
          <w:noProof/>
          <w:webHidden/>
        </w:rPr>
        <w:fldChar w:fldCharType="separate"/>
      </w:r>
      <w:r w:rsidR="00821ADB">
        <w:rPr>
          <w:noProof/>
          <w:webHidden/>
        </w:rPr>
        <w:t>34</w:t>
      </w:r>
      <w:r w:rsidR="00821ADB">
        <w:rPr>
          <w:noProof/>
          <w:webHidden/>
        </w:rPr>
        <w:fldChar w:fldCharType="end"/>
      </w:r>
      <w:r>
        <w:rPr>
          <w:noProof/>
        </w:rPr>
        <w:fldChar w:fldCharType="end"/>
      </w:r>
    </w:p>
    <w:p w14:paraId="36B14B3D" w14:textId="77777777" w:rsidR="00821ADB" w:rsidRPr="00F51619" w:rsidRDefault="0024478F">
      <w:pPr>
        <w:pStyle w:val="TOC1"/>
        <w:rPr>
          <w:rFonts w:ascii="Calibri" w:eastAsia="Times New Roman" w:hAnsi="Calibri"/>
          <w:b w:val="0"/>
          <w:lang w:val="en-GB" w:eastAsia="en-GB"/>
        </w:rPr>
      </w:pPr>
      <w:hyperlink w:anchor="_Toc466647031" w:history="1">
        <w:r w:rsidR="00821ADB" w:rsidRPr="007628D0">
          <w:rPr>
            <w:rStyle w:val="Hyperlink"/>
            <w:rFonts w:ascii="Arial" w:hAnsi="Arial" w:cs="Arial"/>
          </w:rPr>
          <w:t>Topic: Resources room</w:t>
        </w:r>
        <w:r w:rsidR="00821ADB">
          <w:rPr>
            <w:webHidden/>
          </w:rPr>
          <w:tab/>
        </w:r>
        <w:r w:rsidR="00821ADB">
          <w:rPr>
            <w:webHidden/>
          </w:rPr>
          <w:fldChar w:fldCharType="begin"/>
        </w:r>
        <w:r w:rsidR="00821ADB">
          <w:rPr>
            <w:webHidden/>
          </w:rPr>
          <w:instrText xml:space="preserve"> PAGEREF _Toc466647031 \h </w:instrText>
        </w:r>
        <w:r w:rsidR="00821ADB">
          <w:rPr>
            <w:webHidden/>
          </w:rPr>
        </w:r>
        <w:r w:rsidR="00821ADB">
          <w:rPr>
            <w:webHidden/>
          </w:rPr>
          <w:fldChar w:fldCharType="separate"/>
        </w:r>
        <w:r w:rsidR="00821ADB">
          <w:rPr>
            <w:webHidden/>
          </w:rPr>
          <w:t>35</w:t>
        </w:r>
        <w:r w:rsidR="00821ADB">
          <w:rPr>
            <w:webHidden/>
          </w:rPr>
          <w:fldChar w:fldCharType="end"/>
        </w:r>
      </w:hyperlink>
    </w:p>
    <w:p w14:paraId="4AA03AAD" w14:textId="77777777" w:rsidR="00C93E44" w:rsidRPr="003C226E" w:rsidRDefault="00C93E44">
      <w:pPr>
        <w:rPr>
          <w:rFonts w:ascii="Arial" w:hAnsi="Arial" w:cs="Arial"/>
          <w:b/>
          <w:bCs/>
          <w:noProof/>
        </w:rPr>
      </w:pPr>
      <w:r w:rsidRPr="003C226E">
        <w:rPr>
          <w:rFonts w:ascii="Arial" w:hAnsi="Arial" w:cs="Arial"/>
          <w:b/>
          <w:bCs/>
          <w:noProof/>
          <w:highlight w:val="green"/>
        </w:rPr>
        <w:fldChar w:fldCharType="end"/>
      </w:r>
    </w:p>
    <w:p w14:paraId="7FF7DEAD" w14:textId="77777777" w:rsidR="00475042" w:rsidRPr="003C226E" w:rsidRDefault="00475042" w:rsidP="00475042">
      <w:pPr>
        <w:pStyle w:val="Heading1"/>
        <w:rPr>
          <w:rFonts w:ascii="Arial" w:hAnsi="Arial" w:cs="Arial"/>
        </w:rPr>
      </w:pPr>
      <w:bookmarkStart w:id="47" w:name="_Toc466647005"/>
      <w:r w:rsidRPr="003C226E">
        <w:rPr>
          <w:rFonts w:ascii="Arial" w:hAnsi="Arial" w:cs="Arial"/>
        </w:rPr>
        <w:lastRenderedPageBreak/>
        <w:t>Splash Screen</w:t>
      </w:r>
      <w:bookmarkEnd w:id="47"/>
    </w:p>
    <w:p w14:paraId="63269F43" w14:textId="77777777" w:rsidR="007E6175" w:rsidRPr="003C226E" w:rsidRDefault="007E6175" w:rsidP="003C29E1">
      <w:pPr>
        <w:rPr>
          <w:rFonts w:ascii="Arial" w:hAnsi="Arial" w:cs="Arial"/>
        </w:rPr>
      </w:pPr>
    </w:p>
    <w:p w14:paraId="5BB8B676" w14:textId="77777777" w:rsidR="00FF24D2" w:rsidRPr="003C226E" w:rsidRDefault="00FF24D2" w:rsidP="003C29E1">
      <w:pPr>
        <w:rPr>
          <w:rFonts w:ascii="Arial" w:hAnsi="Arial" w:cs="Arial"/>
        </w:rPr>
      </w:pPr>
    </w:p>
    <w:p w14:paraId="583CC700" w14:textId="77777777" w:rsidR="00FF24D2" w:rsidRPr="003C226E" w:rsidRDefault="00FF24D2" w:rsidP="00FF24D2">
      <w:pPr>
        <w:rPr>
          <w:rFonts w:ascii="Arial" w:hAnsi="Arial" w:cs="Arial"/>
          <w:b/>
          <w:u w:val="single"/>
        </w:rPr>
      </w:pPr>
      <w:r w:rsidRPr="003C226E">
        <w:rPr>
          <w:rFonts w:ascii="Arial" w:hAnsi="Arial" w:cs="Arial"/>
          <w:b/>
          <w:u w:val="single"/>
        </w:rPr>
        <w:t>DESCRIPTION</w:t>
      </w:r>
    </w:p>
    <w:p w14:paraId="2EAB27B0" w14:textId="77777777" w:rsidR="00FF24D2" w:rsidRPr="003C226E" w:rsidRDefault="0097372A" w:rsidP="00FF24D2">
      <w:pPr>
        <w:rPr>
          <w:rFonts w:ascii="Arial" w:hAnsi="Arial" w:cs="Arial"/>
        </w:rPr>
      </w:pPr>
      <w:r w:rsidRPr="003C226E">
        <w:rPr>
          <w:rFonts w:ascii="Arial" w:hAnsi="Arial" w:cs="Arial"/>
        </w:rPr>
        <w:t xml:space="preserve">The splash screen appears when the </w:t>
      </w:r>
      <w:r w:rsidR="00E42F35" w:rsidRPr="003C226E">
        <w:rPr>
          <w:rFonts w:ascii="Arial" w:hAnsi="Arial" w:cs="Arial"/>
        </w:rPr>
        <w:t xml:space="preserve">module is launched. It provides a summary of the module content and a note on audio. There is a button for learners to select when they are ready to start the module. This will open the module in a new window. </w:t>
      </w:r>
    </w:p>
    <w:p w14:paraId="771E58DC" w14:textId="77777777" w:rsidR="00E42F35" w:rsidRPr="003C226E" w:rsidRDefault="00E42F35" w:rsidP="00FF24D2">
      <w:pPr>
        <w:rPr>
          <w:rFonts w:ascii="Arial" w:hAnsi="Arial" w:cs="Arial"/>
        </w:rPr>
      </w:pPr>
    </w:p>
    <w:p w14:paraId="6243EC87" w14:textId="77777777" w:rsidR="00E42F35" w:rsidRPr="003C226E" w:rsidRDefault="00E42F35" w:rsidP="00FF24D2">
      <w:pPr>
        <w:rPr>
          <w:rFonts w:ascii="Arial" w:hAnsi="Arial" w:cs="Arial"/>
        </w:rPr>
      </w:pPr>
      <w:r w:rsidRPr="003C226E">
        <w:rPr>
          <w:rFonts w:ascii="Arial" w:hAnsi="Arial" w:cs="Arial"/>
        </w:rPr>
        <w:t>While the module is open, the module open text will be shown.</w:t>
      </w:r>
    </w:p>
    <w:p w14:paraId="62D5D394" w14:textId="77777777" w:rsidR="00E42F35" w:rsidRPr="003C226E" w:rsidRDefault="00E42F35" w:rsidP="00FF24D2">
      <w:pPr>
        <w:rPr>
          <w:rFonts w:ascii="Arial" w:hAnsi="Arial" w:cs="Arial"/>
        </w:rPr>
      </w:pPr>
    </w:p>
    <w:p w14:paraId="4022BB1E" w14:textId="77777777" w:rsidR="00E42F35" w:rsidRPr="003C226E" w:rsidRDefault="00E42F35" w:rsidP="00FF24D2">
      <w:pPr>
        <w:rPr>
          <w:rFonts w:ascii="Arial" w:hAnsi="Arial" w:cs="Arial"/>
        </w:rPr>
      </w:pPr>
      <w:r w:rsidRPr="003C226E">
        <w:rPr>
          <w:rFonts w:ascii="Arial" w:hAnsi="Arial" w:cs="Arial"/>
        </w:rPr>
        <w:t>When the module has been closed, the module closed text will be shown.</w:t>
      </w:r>
    </w:p>
    <w:p w14:paraId="0F714C63" w14:textId="77777777" w:rsidR="00FF24D2" w:rsidRPr="003C226E" w:rsidRDefault="00FF24D2" w:rsidP="00FF24D2">
      <w:pPr>
        <w:rPr>
          <w:rFonts w:ascii="Arial" w:hAnsi="Arial" w:cs="Arial"/>
        </w:rPr>
      </w:pPr>
    </w:p>
    <w:p w14:paraId="088C2751" w14:textId="77777777" w:rsidR="00FF24D2" w:rsidRPr="003C226E" w:rsidRDefault="00FF24D2" w:rsidP="003C29E1">
      <w:pPr>
        <w:rPr>
          <w:rFonts w:ascii="Arial" w:hAnsi="Arial" w:cs="Arial"/>
        </w:rPr>
      </w:pPr>
    </w:p>
    <w:p w14:paraId="03CD0E7E" w14:textId="77777777" w:rsidR="00FF24D2" w:rsidRPr="003C226E" w:rsidRDefault="00FF24D2" w:rsidP="003C29E1">
      <w:pPr>
        <w:rPr>
          <w:rFonts w:ascii="Arial" w:hAnsi="Arial" w:cs="Arial"/>
          <w:b/>
          <w:u w:val="single"/>
        </w:rPr>
      </w:pPr>
      <w:r w:rsidRPr="003C226E">
        <w:rPr>
          <w:rFonts w:ascii="Arial" w:hAnsi="Arial" w:cs="Arial"/>
          <w:b/>
          <w:u w:val="single"/>
        </w:rPr>
        <w:t xml:space="preserve">TEXT </w:t>
      </w:r>
    </w:p>
    <w:p w14:paraId="6CB1B6DC" w14:textId="77777777" w:rsidR="00B41905" w:rsidRPr="00B41905" w:rsidRDefault="00B41905" w:rsidP="00B41905">
      <w:pPr>
        <w:rPr>
          <w:rFonts w:ascii="Arial" w:hAnsi="Arial" w:cs="Arial"/>
        </w:rPr>
      </w:pPr>
      <w:r w:rsidRPr="00B41905">
        <w:rPr>
          <w:rFonts w:ascii="Arial" w:hAnsi="Arial" w:cs="Arial"/>
        </w:rPr>
        <w:t>Welcome to the ITS landmark.</w:t>
      </w:r>
    </w:p>
    <w:p w14:paraId="78C113E0" w14:textId="77777777" w:rsidR="00B41905" w:rsidRDefault="00B41905" w:rsidP="00B41905">
      <w:pPr>
        <w:rPr>
          <w:rFonts w:ascii="Arial" w:hAnsi="Arial" w:cs="Arial"/>
        </w:rPr>
      </w:pPr>
    </w:p>
    <w:p w14:paraId="22245F41" w14:textId="6955E67F" w:rsidR="00B41905" w:rsidRDefault="00B41905" w:rsidP="00B41905">
      <w:pPr>
        <w:rPr>
          <w:rFonts w:ascii="Arial" w:hAnsi="Arial" w:cs="Arial"/>
        </w:rPr>
      </w:pPr>
      <w:r>
        <w:rPr>
          <w:rFonts w:ascii="Arial" w:hAnsi="Arial" w:cs="Arial"/>
        </w:rPr>
        <w:t>At this landmark you</w:t>
      </w:r>
      <w:del w:id="48" w:author="Adam Boothroyd" w:date="2016-11-28T11:34:00Z">
        <w:r w:rsidDel="009857B8">
          <w:rPr>
            <w:rFonts w:ascii="Arial" w:hAnsi="Arial" w:cs="Arial"/>
          </w:rPr>
          <w:delText>'</w:delText>
        </w:r>
      </w:del>
      <w:ins w:id="49" w:author="Adam Boothroyd" w:date="2016-11-28T11:34:00Z">
        <w:r w:rsidR="009857B8">
          <w:rPr>
            <w:rFonts w:ascii="Arial" w:hAnsi="Arial" w:cs="Arial"/>
          </w:rPr>
          <w:t>'</w:t>
        </w:r>
      </w:ins>
      <w:r>
        <w:rPr>
          <w:rFonts w:ascii="Arial" w:hAnsi="Arial" w:cs="Arial"/>
        </w:rPr>
        <w:t>ll see:</w:t>
      </w:r>
    </w:p>
    <w:p w14:paraId="68670339" w14:textId="77777777" w:rsidR="00B41905" w:rsidRPr="00B41905" w:rsidRDefault="00B41905" w:rsidP="00B41905">
      <w:pPr>
        <w:rPr>
          <w:rFonts w:ascii="Arial" w:hAnsi="Arial" w:cs="Arial"/>
        </w:rPr>
      </w:pPr>
    </w:p>
    <w:p w14:paraId="52F38DE7" w14:textId="77777777" w:rsidR="00B41905" w:rsidRPr="00B41905" w:rsidRDefault="00B41905" w:rsidP="00B41905">
      <w:pPr>
        <w:numPr>
          <w:ilvl w:val="0"/>
          <w:numId w:val="1"/>
        </w:numPr>
        <w:rPr>
          <w:rFonts w:ascii="Arial" w:hAnsi="Arial" w:cs="Arial"/>
        </w:rPr>
      </w:pPr>
      <w:r>
        <w:rPr>
          <w:rFonts w:ascii="Arial" w:hAnsi="Arial" w:cs="Arial"/>
        </w:rPr>
        <w:t>an i</w:t>
      </w:r>
      <w:r w:rsidRPr="00B41905">
        <w:rPr>
          <w:rFonts w:ascii="Arial" w:hAnsi="Arial" w:cs="Arial"/>
        </w:rPr>
        <w:t>ntroduction to ITS</w:t>
      </w:r>
    </w:p>
    <w:p w14:paraId="6497BBD8" w14:textId="77777777" w:rsidR="00B41905" w:rsidRPr="00B41905" w:rsidRDefault="00B41905" w:rsidP="00B41905">
      <w:pPr>
        <w:numPr>
          <w:ilvl w:val="0"/>
          <w:numId w:val="1"/>
        </w:numPr>
        <w:rPr>
          <w:rFonts w:ascii="Arial" w:hAnsi="Arial" w:cs="Arial"/>
        </w:rPr>
      </w:pPr>
      <w:r>
        <w:rPr>
          <w:rFonts w:ascii="Arial" w:hAnsi="Arial" w:cs="Arial"/>
        </w:rPr>
        <w:t>what o</w:t>
      </w:r>
      <w:r w:rsidRPr="00B41905">
        <w:rPr>
          <w:rFonts w:ascii="Arial" w:hAnsi="Arial" w:cs="Arial"/>
        </w:rPr>
        <w:t>ur mission</w:t>
      </w:r>
      <w:r>
        <w:rPr>
          <w:rFonts w:ascii="Arial" w:hAnsi="Arial" w:cs="Arial"/>
        </w:rPr>
        <w:t xml:space="preserve"> is</w:t>
      </w:r>
    </w:p>
    <w:p w14:paraId="2C0E4102" w14:textId="77777777" w:rsidR="00B41905" w:rsidRPr="00B41905" w:rsidRDefault="00B41905" w:rsidP="00B41905">
      <w:pPr>
        <w:numPr>
          <w:ilvl w:val="0"/>
          <w:numId w:val="1"/>
        </w:numPr>
        <w:rPr>
          <w:rFonts w:ascii="Arial" w:hAnsi="Arial" w:cs="Arial"/>
        </w:rPr>
      </w:pPr>
      <w:r>
        <w:rPr>
          <w:rFonts w:ascii="Arial" w:hAnsi="Arial" w:cs="Arial"/>
        </w:rPr>
        <w:t>h</w:t>
      </w:r>
      <w:r w:rsidRPr="00B41905">
        <w:rPr>
          <w:rFonts w:ascii="Arial" w:hAnsi="Arial" w:cs="Arial"/>
        </w:rPr>
        <w:t>ow we work</w:t>
      </w:r>
    </w:p>
    <w:p w14:paraId="39E0C703" w14:textId="77777777" w:rsidR="00AA08D6" w:rsidRPr="00AA08D6" w:rsidRDefault="00B41905" w:rsidP="00B41905">
      <w:pPr>
        <w:numPr>
          <w:ilvl w:val="0"/>
          <w:numId w:val="1"/>
        </w:numPr>
        <w:rPr>
          <w:rFonts w:ascii="Arial" w:hAnsi="Arial" w:cs="Arial"/>
        </w:rPr>
      </w:pPr>
      <w:r>
        <w:rPr>
          <w:rFonts w:ascii="Arial" w:hAnsi="Arial" w:cs="Arial"/>
        </w:rPr>
        <w:t xml:space="preserve">and the </w:t>
      </w:r>
      <w:r w:rsidRPr="00B41905">
        <w:rPr>
          <w:rFonts w:ascii="Arial" w:hAnsi="Arial" w:cs="Arial"/>
        </w:rPr>
        <w:t>Resource room</w:t>
      </w:r>
      <w:r>
        <w:rPr>
          <w:rFonts w:ascii="Arial" w:hAnsi="Arial" w:cs="Arial"/>
        </w:rPr>
        <w:t>.</w:t>
      </w:r>
    </w:p>
    <w:p w14:paraId="7F3F9D65" w14:textId="77777777" w:rsidR="00475042" w:rsidRPr="003C226E" w:rsidRDefault="00475042" w:rsidP="00475042">
      <w:pPr>
        <w:rPr>
          <w:rFonts w:ascii="Arial" w:hAnsi="Arial" w:cs="Arial"/>
          <w:highlight w:val="green"/>
        </w:rPr>
      </w:pPr>
    </w:p>
    <w:p w14:paraId="46862DB1" w14:textId="1F7889E7" w:rsidR="00475042" w:rsidRPr="003C226E" w:rsidRDefault="00475042" w:rsidP="00475042">
      <w:pPr>
        <w:rPr>
          <w:rFonts w:ascii="Arial" w:hAnsi="Arial" w:cs="Arial"/>
        </w:rPr>
      </w:pPr>
      <w:r w:rsidRPr="003C226E">
        <w:rPr>
          <w:rFonts w:ascii="Arial" w:hAnsi="Arial" w:cs="Arial"/>
        </w:rPr>
        <w:t xml:space="preserve">This landmark contains optional </w:t>
      </w:r>
      <w:r w:rsidR="00614F59" w:rsidRPr="003C226E">
        <w:rPr>
          <w:rFonts w:ascii="Arial" w:hAnsi="Arial" w:cs="Arial"/>
        </w:rPr>
        <w:t>sound</w:t>
      </w:r>
      <w:r w:rsidRPr="003C226E">
        <w:rPr>
          <w:rFonts w:ascii="Arial" w:hAnsi="Arial" w:cs="Arial"/>
        </w:rPr>
        <w:t>. Please connect speakers or headphones if you w</w:t>
      </w:r>
      <w:r w:rsidR="00B52247" w:rsidRPr="003C226E">
        <w:rPr>
          <w:rFonts w:ascii="Arial" w:hAnsi="Arial" w:cs="Arial"/>
        </w:rPr>
        <w:t>ant</w:t>
      </w:r>
      <w:r w:rsidRPr="003C226E">
        <w:rPr>
          <w:rFonts w:ascii="Arial" w:hAnsi="Arial" w:cs="Arial"/>
        </w:rPr>
        <w:t xml:space="preserve"> to </w:t>
      </w:r>
      <w:r w:rsidR="00B52247" w:rsidRPr="003C226E">
        <w:rPr>
          <w:rFonts w:ascii="Arial" w:hAnsi="Arial" w:cs="Arial"/>
        </w:rPr>
        <w:t>listen. Use</w:t>
      </w:r>
      <w:r w:rsidRPr="003C226E">
        <w:rPr>
          <w:rFonts w:ascii="Arial" w:hAnsi="Arial" w:cs="Arial"/>
        </w:rPr>
        <w:t xml:space="preserve"> the </w:t>
      </w:r>
      <w:r w:rsidR="00B52247" w:rsidRPr="003C226E">
        <w:rPr>
          <w:rFonts w:ascii="Arial" w:hAnsi="Arial" w:cs="Arial"/>
        </w:rPr>
        <w:t>audio</w:t>
      </w:r>
      <w:r w:rsidRPr="003C226E">
        <w:rPr>
          <w:rFonts w:ascii="Arial" w:hAnsi="Arial" w:cs="Arial"/>
        </w:rPr>
        <w:t xml:space="preserve"> controls on your device to adjust the volume</w:t>
      </w:r>
      <w:r w:rsidR="00BA0BA9" w:rsidRPr="003C226E">
        <w:rPr>
          <w:rFonts w:ascii="Arial" w:hAnsi="Arial" w:cs="Arial"/>
        </w:rPr>
        <w:t xml:space="preserve"> or to mute the </w:t>
      </w:r>
      <w:r w:rsidR="00614F59" w:rsidRPr="003C226E">
        <w:rPr>
          <w:rFonts w:ascii="Arial" w:hAnsi="Arial" w:cs="Arial"/>
        </w:rPr>
        <w:t>sound</w:t>
      </w:r>
      <w:r w:rsidR="00B52247" w:rsidRPr="003C226E">
        <w:rPr>
          <w:rFonts w:ascii="Arial" w:hAnsi="Arial" w:cs="Arial"/>
        </w:rPr>
        <w:t>. You</w:t>
      </w:r>
      <w:del w:id="50" w:author="Adam Boothroyd" w:date="2016-11-28T11:34:00Z">
        <w:r w:rsidR="00B52247" w:rsidRPr="003C226E" w:rsidDel="009857B8">
          <w:rPr>
            <w:rFonts w:ascii="Arial" w:hAnsi="Arial" w:cs="Arial"/>
          </w:rPr>
          <w:delText>'</w:delText>
        </w:r>
      </w:del>
      <w:ins w:id="51" w:author="Adam Boothroyd" w:date="2016-11-28T11:34:00Z">
        <w:r w:rsidR="009857B8">
          <w:rPr>
            <w:rFonts w:ascii="Arial" w:hAnsi="Arial" w:cs="Arial"/>
          </w:rPr>
          <w:t>'</w:t>
        </w:r>
      </w:ins>
      <w:r w:rsidRPr="003C226E">
        <w:rPr>
          <w:rFonts w:ascii="Arial" w:hAnsi="Arial" w:cs="Arial"/>
        </w:rPr>
        <w:t xml:space="preserve">ll see this symbol on </w:t>
      </w:r>
      <w:r w:rsidR="00B52247" w:rsidRPr="003C226E">
        <w:rPr>
          <w:rFonts w:ascii="Arial" w:hAnsi="Arial" w:cs="Arial"/>
        </w:rPr>
        <w:t xml:space="preserve">all </w:t>
      </w:r>
      <w:r w:rsidRPr="003C226E">
        <w:rPr>
          <w:rFonts w:ascii="Arial" w:hAnsi="Arial" w:cs="Arial"/>
        </w:rPr>
        <w:t xml:space="preserve">screens </w:t>
      </w:r>
      <w:r w:rsidR="00B52247" w:rsidRPr="003C226E">
        <w:rPr>
          <w:rFonts w:ascii="Arial" w:hAnsi="Arial" w:cs="Arial"/>
        </w:rPr>
        <w:t>with optional</w:t>
      </w:r>
      <w:r w:rsidRPr="003C226E">
        <w:rPr>
          <w:rFonts w:ascii="Arial" w:hAnsi="Arial" w:cs="Arial"/>
        </w:rPr>
        <w:t xml:space="preserve"> </w:t>
      </w:r>
      <w:r w:rsidR="00614F59" w:rsidRPr="003C226E">
        <w:rPr>
          <w:rFonts w:ascii="Arial" w:hAnsi="Arial" w:cs="Arial"/>
        </w:rPr>
        <w:t>sound</w:t>
      </w:r>
      <w:r w:rsidRPr="003C226E">
        <w:rPr>
          <w:rFonts w:ascii="Arial" w:hAnsi="Arial" w:cs="Arial"/>
        </w:rPr>
        <w:t>:</w:t>
      </w:r>
    </w:p>
    <w:p w14:paraId="2493BED6" w14:textId="77777777" w:rsidR="00475042" w:rsidRPr="003C226E" w:rsidRDefault="00475042" w:rsidP="00475042">
      <w:pPr>
        <w:rPr>
          <w:rFonts w:ascii="Arial" w:hAnsi="Arial" w:cs="Arial"/>
        </w:rPr>
      </w:pPr>
    </w:p>
    <w:p w14:paraId="530CE1EC" w14:textId="57204736" w:rsidR="00475042" w:rsidRPr="003C226E" w:rsidRDefault="00E8599A" w:rsidP="00475042">
      <w:pPr>
        <w:rPr>
          <w:rFonts w:ascii="Arial" w:hAnsi="Arial" w:cs="Arial"/>
        </w:rPr>
      </w:pPr>
      <w:r>
        <w:rPr>
          <w:rFonts w:ascii="Arial" w:hAnsi="Arial" w:cs="Arial"/>
          <w:noProof/>
          <w:lang w:val="en-GB" w:eastAsia="en-GB"/>
        </w:rPr>
        <w:drawing>
          <wp:inline distT="0" distB="0" distL="0" distR="0" wp14:anchorId="6E505999" wp14:editId="5198346E">
            <wp:extent cx="810260" cy="1111250"/>
            <wp:effectExtent l="0" t="0" r="2540" b="6350"/>
            <wp:docPr id="3" name="Picture 3" descr="mdl851_audio_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dl851_audio_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0260" cy="1111250"/>
                    </a:xfrm>
                    <a:prstGeom prst="rect">
                      <a:avLst/>
                    </a:prstGeom>
                    <a:noFill/>
                    <a:ln>
                      <a:noFill/>
                    </a:ln>
                  </pic:spPr>
                </pic:pic>
              </a:graphicData>
            </a:graphic>
          </wp:inline>
        </w:drawing>
      </w:r>
    </w:p>
    <w:p w14:paraId="3043EDD5" w14:textId="77777777" w:rsidR="00475042" w:rsidRPr="003C226E" w:rsidRDefault="00475042" w:rsidP="00475042">
      <w:pPr>
        <w:rPr>
          <w:rFonts w:ascii="Arial" w:hAnsi="Arial" w:cs="Arial"/>
        </w:rPr>
      </w:pPr>
    </w:p>
    <w:p w14:paraId="3907C8B7" w14:textId="6E4F2EBE" w:rsidR="00475042" w:rsidRPr="003C226E" w:rsidRDefault="00475042" w:rsidP="00475042">
      <w:pPr>
        <w:rPr>
          <w:rFonts w:ascii="Arial" w:hAnsi="Arial" w:cs="Arial"/>
        </w:rPr>
      </w:pPr>
      <w:r w:rsidRPr="003C226E">
        <w:rPr>
          <w:rFonts w:ascii="Arial" w:hAnsi="Arial" w:cs="Arial"/>
        </w:rPr>
        <w:t xml:space="preserve">Your tour of this </w:t>
      </w:r>
      <w:r w:rsidR="00FF24D2" w:rsidRPr="003C226E">
        <w:rPr>
          <w:rFonts w:ascii="Arial" w:hAnsi="Arial" w:cs="Arial"/>
        </w:rPr>
        <w:t>landmark</w:t>
      </w:r>
      <w:r w:rsidRPr="003C226E">
        <w:rPr>
          <w:rFonts w:ascii="Arial" w:hAnsi="Arial" w:cs="Arial"/>
        </w:rPr>
        <w:t xml:space="preserve"> is expected to last about </w:t>
      </w:r>
      <w:r w:rsidR="00AA08D6">
        <w:rPr>
          <w:rFonts w:ascii="Arial" w:hAnsi="Arial" w:cs="Arial"/>
        </w:rPr>
        <w:t>25</w:t>
      </w:r>
      <w:r w:rsidRPr="003C226E">
        <w:rPr>
          <w:rFonts w:ascii="Arial" w:hAnsi="Arial" w:cs="Arial"/>
        </w:rPr>
        <w:t xml:space="preserve"> minutes. You can </w:t>
      </w:r>
      <w:r w:rsidR="00614F59" w:rsidRPr="003C226E">
        <w:rPr>
          <w:rFonts w:ascii="Arial" w:hAnsi="Arial" w:cs="Arial"/>
        </w:rPr>
        <w:t xml:space="preserve">come back another time and </w:t>
      </w:r>
      <w:r w:rsidRPr="003C226E">
        <w:rPr>
          <w:rFonts w:ascii="Arial" w:hAnsi="Arial" w:cs="Arial"/>
        </w:rPr>
        <w:t>complete your tour over several visits</w:t>
      </w:r>
      <w:r w:rsidR="00614F59" w:rsidRPr="003C226E">
        <w:rPr>
          <w:rFonts w:ascii="Arial" w:hAnsi="Arial" w:cs="Arial"/>
        </w:rPr>
        <w:t>,</w:t>
      </w:r>
      <w:r w:rsidRPr="003C226E">
        <w:rPr>
          <w:rFonts w:ascii="Arial" w:hAnsi="Arial" w:cs="Arial"/>
        </w:rPr>
        <w:t xml:space="preserve"> if you </w:t>
      </w:r>
      <w:r w:rsidR="00614F59" w:rsidRPr="003C226E">
        <w:rPr>
          <w:rFonts w:ascii="Arial" w:hAnsi="Arial" w:cs="Arial"/>
        </w:rPr>
        <w:t>want</w:t>
      </w:r>
      <w:r w:rsidRPr="003C226E">
        <w:rPr>
          <w:rFonts w:ascii="Arial" w:hAnsi="Arial" w:cs="Arial"/>
        </w:rPr>
        <w:t>. Each time you c</w:t>
      </w:r>
      <w:r w:rsidR="00614F59" w:rsidRPr="003C226E">
        <w:rPr>
          <w:rFonts w:ascii="Arial" w:hAnsi="Arial" w:cs="Arial"/>
        </w:rPr>
        <w:t>ome back to this landmark, we</w:t>
      </w:r>
      <w:del w:id="52" w:author="Adam Boothroyd" w:date="2016-11-28T11:34:00Z">
        <w:r w:rsidR="00614F59" w:rsidRPr="003C226E" w:rsidDel="009857B8">
          <w:rPr>
            <w:rFonts w:ascii="Arial" w:hAnsi="Arial" w:cs="Arial"/>
          </w:rPr>
          <w:delText>'</w:delText>
        </w:r>
      </w:del>
      <w:ins w:id="53" w:author="Adam Boothroyd" w:date="2016-11-28T11:34:00Z">
        <w:r w:rsidR="009857B8">
          <w:rPr>
            <w:rFonts w:ascii="Arial" w:hAnsi="Arial" w:cs="Arial"/>
          </w:rPr>
          <w:t>'</w:t>
        </w:r>
      </w:ins>
      <w:r w:rsidRPr="003C226E">
        <w:rPr>
          <w:rFonts w:ascii="Arial" w:hAnsi="Arial" w:cs="Arial"/>
        </w:rPr>
        <w:t>ll return you to the last point you visited.</w:t>
      </w:r>
    </w:p>
    <w:p w14:paraId="7AABE121" w14:textId="77777777" w:rsidR="00475042" w:rsidRPr="003C226E" w:rsidRDefault="00475042" w:rsidP="00475042">
      <w:pPr>
        <w:rPr>
          <w:rFonts w:ascii="Arial" w:hAnsi="Arial" w:cs="Arial"/>
        </w:rPr>
      </w:pPr>
    </w:p>
    <w:p w14:paraId="2EE8A839" w14:textId="77777777" w:rsidR="00FF24D2" w:rsidRPr="003C226E" w:rsidRDefault="00FF24D2" w:rsidP="00475042">
      <w:pPr>
        <w:rPr>
          <w:rFonts w:ascii="Arial" w:hAnsi="Arial" w:cs="Arial"/>
        </w:rPr>
      </w:pPr>
    </w:p>
    <w:p w14:paraId="2E8A68A7" w14:textId="77777777" w:rsidR="00FF24D2" w:rsidRPr="003C226E" w:rsidRDefault="00FF24D2" w:rsidP="00475042">
      <w:pPr>
        <w:rPr>
          <w:rFonts w:ascii="Arial" w:hAnsi="Arial" w:cs="Arial"/>
          <w:b/>
          <w:u w:val="single"/>
        </w:rPr>
      </w:pPr>
      <w:r w:rsidRPr="003C226E">
        <w:rPr>
          <w:rFonts w:ascii="Arial" w:hAnsi="Arial" w:cs="Arial"/>
          <w:b/>
          <w:u w:val="single"/>
        </w:rPr>
        <w:t xml:space="preserve">BUTTON </w:t>
      </w:r>
    </w:p>
    <w:p w14:paraId="0EDD8F42" w14:textId="77777777" w:rsidR="00475042" w:rsidRPr="003C226E" w:rsidRDefault="00FF24D2" w:rsidP="00475042">
      <w:pPr>
        <w:rPr>
          <w:rFonts w:ascii="Arial" w:hAnsi="Arial" w:cs="Arial"/>
        </w:rPr>
      </w:pPr>
      <w:r w:rsidRPr="003C226E">
        <w:rPr>
          <w:rFonts w:ascii="Arial" w:hAnsi="Arial" w:cs="Arial"/>
        </w:rPr>
        <w:t>Begin the tour</w:t>
      </w:r>
    </w:p>
    <w:p w14:paraId="64CDA07B" w14:textId="77777777" w:rsidR="00E42F35" w:rsidRPr="003C226E" w:rsidRDefault="00E42F35" w:rsidP="00475042">
      <w:pPr>
        <w:rPr>
          <w:rFonts w:ascii="Arial" w:hAnsi="Arial" w:cs="Arial"/>
        </w:rPr>
      </w:pPr>
    </w:p>
    <w:p w14:paraId="3F926FCA" w14:textId="77777777" w:rsidR="00E42F35" w:rsidRPr="003C226E" w:rsidRDefault="00E42F35" w:rsidP="00E42F35">
      <w:pPr>
        <w:rPr>
          <w:rFonts w:ascii="Arial" w:hAnsi="Arial" w:cs="Arial"/>
          <w:b/>
          <w:u w:val="single"/>
        </w:rPr>
      </w:pPr>
      <w:r w:rsidRPr="003C226E">
        <w:rPr>
          <w:rFonts w:ascii="Arial" w:hAnsi="Arial" w:cs="Arial"/>
          <w:b/>
          <w:u w:val="single"/>
        </w:rPr>
        <w:t xml:space="preserve">MODULE OPEN TEXT </w:t>
      </w:r>
    </w:p>
    <w:p w14:paraId="6FD781CE" w14:textId="77777777" w:rsidR="00E42F35" w:rsidRPr="003C226E" w:rsidRDefault="00E42F35" w:rsidP="00E42F35">
      <w:pPr>
        <w:rPr>
          <w:rFonts w:ascii="Arial" w:hAnsi="Arial" w:cs="Arial"/>
        </w:rPr>
      </w:pPr>
      <w:r w:rsidRPr="003C226E">
        <w:rPr>
          <w:rFonts w:ascii="Arial" w:hAnsi="Arial" w:cs="Arial"/>
        </w:rPr>
        <w:t xml:space="preserve">The landmark tour has opened in a new window. Please leave this window open while you </w:t>
      </w:r>
      <w:r w:rsidR="00B52247" w:rsidRPr="003C226E">
        <w:rPr>
          <w:rFonts w:ascii="Arial" w:hAnsi="Arial" w:cs="Arial"/>
        </w:rPr>
        <w:t>go</w:t>
      </w:r>
      <w:r w:rsidRPr="003C226E">
        <w:rPr>
          <w:rFonts w:ascii="Arial" w:hAnsi="Arial" w:cs="Arial"/>
        </w:rPr>
        <w:t xml:space="preserve"> on </w:t>
      </w:r>
      <w:r w:rsidR="00B52247" w:rsidRPr="003C226E">
        <w:rPr>
          <w:rFonts w:ascii="Arial" w:hAnsi="Arial" w:cs="Arial"/>
        </w:rPr>
        <w:t>your visit</w:t>
      </w:r>
      <w:r w:rsidRPr="003C226E">
        <w:rPr>
          <w:rFonts w:ascii="Arial" w:hAnsi="Arial" w:cs="Arial"/>
        </w:rPr>
        <w:t>.</w:t>
      </w:r>
    </w:p>
    <w:p w14:paraId="399BAB7B" w14:textId="77777777" w:rsidR="00E42F35" w:rsidRPr="003C226E" w:rsidRDefault="00E42F35" w:rsidP="00475042">
      <w:pPr>
        <w:rPr>
          <w:rFonts w:ascii="Arial" w:hAnsi="Arial" w:cs="Arial"/>
        </w:rPr>
      </w:pPr>
    </w:p>
    <w:p w14:paraId="240E5A0A" w14:textId="77777777" w:rsidR="00E42F35" w:rsidRPr="003C226E" w:rsidRDefault="00E42F35" w:rsidP="00E42F35">
      <w:pPr>
        <w:rPr>
          <w:rFonts w:ascii="Arial" w:hAnsi="Arial" w:cs="Arial"/>
          <w:b/>
          <w:u w:val="single"/>
        </w:rPr>
      </w:pPr>
      <w:r w:rsidRPr="003C226E">
        <w:rPr>
          <w:rFonts w:ascii="Arial" w:hAnsi="Arial" w:cs="Arial"/>
          <w:b/>
          <w:u w:val="single"/>
        </w:rPr>
        <w:t xml:space="preserve">MODULE CLOSED TEXT </w:t>
      </w:r>
    </w:p>
    <w:p w14:paraId="55A0E8A1" w14:textId="77777777" w:rsidR="00E42F35" w:rsidRPr="003C226E" w:rsidRDefault="00E42F35" w:rsidP="00E42F35">
      <w:pPr>
        <w:rPr>
          <w:rFonts w:ascii="Arial" w:hAnsi="Arial" w:cs="Arial"/>
        </w:rPr>
      </w:pPr>
      <w:r w:rsidRPr="003C226E">
        <w:rPr>
          <w:rFonts w:ascii="Arial" w:hAnsi="Arial" w:cs="Arial"/>
        </w:rPr>
        <w:t>You may now close this window.</w:t>
      </w:r>
    </w:p>
    <w:p w14:paraId="19094EC5" w14:textId="77777777" w:rsidR="00475042" w:rsidRPr="003C226E" w:rsidRDefault="00475042" w:rsidP="00475042">
      <w:pPr>
        <w:rPr>
          <w:rFonts w:ascii="Arial" w:hAnsi="Arial" w:cs="Arial"/>
          <w:b/>
          <w:highlight w:val="green"/>
        </w:rPr>
      </w:pPr>
    </w:p>
    <w:p w14:paraId="151F8CB9" w14:textId="77777777" w:rsidR="00FF24D2" w:rsidRPr="003C226E" w:rsidRDefault="00FF24D2" w:rsidP="00FF24D2">
      <w:pPr>
        <w:rPr>
          <w:rFonts w:ascii="Arial" w:hAnsi="Arial" w:cs="Arial"/>
        </w:rPr>
      </w:pPr>
    </w:p>
    <w:p w14:paraId="76664EAD" w14:textId="77777777" w:rsidR="00FF24D2" w:rsidRPr="003C226E" w:rsidRDefault="00FF24D2" w:rsidP="00FF24D2">
      <w:pPr>
        <w:rPr>
          <w:rFonts w:ascii="Arial" w:hAnsi="Arial" w:cs="Arial"/>
          <w:b/>
          <w:u w:val="single"/>
        </w:rPr>
      </w:pPr>
      <w:r w:rsidRPr="003C226E">
        <w:rPr>
          <w:rFonts w:ascii="Arial" w:hAnsi="Arial" w:cs="Arial"/>
          <w:b/>
          <w:u w:val="single"/>
        </w:rPr>
        <w:t xml:space="preserve">FOOTER </w:t>
      </w:r>
    </w:p>
    <w:p w14:paraId="4DE528E6" w14:textId="77777777" w:rsidR="00FF24D2" w:rsidRPr="003C226E" w:rsidRDefault="00FF24D2" w:rsidP="00FF24D2">
      <w:pPr>
        <w:rPr>
          <w:rFonts w:ascii="Arial" w:hAnsi="Arial" w:cs="Arial"/>
        </w:rPr>
      </w:pPr>
      <w:r w:rsidRPr="003C226E">
        <w:rPr>
          <w:rFonts w:ascii="Arial" w:hAnsi="Arial" w:cs="Arial"/>
        </w:rPr>
        <w:lastRenderedPageBreak/>
        <w:t xml:space="preserve">Copyright Mondelēz International 2016 </w:t>
      </w:r>
    </w:p>
    <w:p w14:paraId="6B5EE8AD" w14:textId="77777777" w:rsidR="00475042" w:rsidRPr="003C226E" w:rsidRDefault="00475042" w:rsidP="00475042">
      <w:pPr>
        <w:rPr>
          <w:rFonts w:ascii="Arial" w:hAnsi="Arial" w:cs="Arial"/>
          <w:b/>
          <w:highlight w:val="green"/>
        </w:rPr>
      </w:pPr>
    </w:p>
    <w:p w14:paraId="33112EFB" w14:textId="77777777" w:rsidR="00FF24D2" w:rsidRPr="003C226E" w:rsidRDefault="00FF24D2" w:rsidP="00FF24D2">
      <w:pPr>
        <w:rPr>
          <w:rFonts w:ascii="Arial" w:hAnsi="Arial" w:cs="Arial"/>
        </w:rPr>
      </w:pPr>
      <w:r w:rsidRPr="003C226E">
        <w:rPr>
          <w:rFonts w:ascii="Arial" w:hAnsi="Arial" w:cs="Arial"/>
        </w:rPr>
        <w:t xml:space="preserve">Produced by </w:t>
      </w:r>
      <w:hyperlink r:id="rId18" w:history="1">
        <w:r w:rsidRPr="003C226E">
          <w:rPr>
            <w:rStyle w:val="Hyperlink"/>
            <w:rFonts w:ascii="Arial" w:hAnsi="Arial" w:cs="Arial"/>
          </w:rPr>
          <w:t>Brightwave</w:t>
        </w:r>
      </w:hyperlink>
      <w:r w:rsidRPr="003C226E">
        <w:rPr>
          <w:rFonts w:ascii="Arial" w:hAnsi="Arial" w:cs="Arial"/>
        </w:rPr>
        <w:t>.</w:t>
      </w:r>
    </w:p>
    <w:p w14:paraId="35443005" w14:textId="77777777" w:rsidR="00E42F35" w:rsidRPr="003C226E" w:rsidRDefault="005B00B1" w:rsidP="00E42F35">
      <w:pPr>
        <w:pStyle w:val="Heading1"/>
        <w:rPr>
          <w:rFonts w:ascii="Arial" w:hAnsi="Arial" w:cs="Arial"/>
        </w:rPr>
      </w:pPr>
      <w:bookmarkStart w:id="54" w:name="_Toc466647006"/>
      <w:r w:rsidRPr="003C226E">
        <w:rPr>
          <w:rFonts w:ascii="Arial" w:hAnsi="Arial" w:cs="Arial"/>
        </w:rPr>
        <w:lastRenderedPageBreak/>
        <w:t>Help</w:t>
      </w:r>
      <w:bookmarkEnd w:id="54"/>
    </w:p>
    <w:p w14:paraId="13F30BAE" w14:textId="77777777" w:rsidR="00FF24D2" w:rsidRPr="003C226E" w:rsidRDefault="00FF24D2" w:rsidP="00475042">
      <w:pPr>
        <w:rPr>
          <w:rFonts w:ascii="Arial" w:hAnsi="Arial" w:cs="Arial"/>
          <w:b/>
          <w:highlight w:val="green"/>
        </w:rPr>
      </w:pPr>
    </w:p>
    <w:p w14:paraId="6E13E035" w14:textId="77777777" w:rsidR="00BA0BA9" w:rsidRPr="003C226E" w:rsidRDefault="00BA0BA9" w:rsidP="00BA0BA9">
      <w:pPr>
        <w:rPr>
          <w:rFonts w:ascii="Arial" w:hAnsi="Arial" w:cs="Arial"/>
          <w:b/>
          <w:u w:val="single"/>
        </w:rPr>
      </w:pPr>
      <w:r w:rsidRPr="003C226E">
        <w:rPr>
          <w:rFonts w:ascii="Arial" w:hAnsi="Arial" w:cs="Arial"/>
          <w:b/>
          <w:u w:val="single"/>
        </w:rPr>
        <w:t>DESCRIPTION</w:t>
      </w:r>
    </w:p>
    <w:p w14:paraId="0B8D54D5" w14:textId="77777777" w:rsidR="00BA0BA9" w:rsidRPr="003C226E" w:rsidRDefault="00BA0BA9" w:rsidP="00BA0BA9">
      <w:pPr>
        <w:rPr>
          <w:rFonts w:ascii="Arial" w:hAnsi="Arial" w:cs="Arial"/>
        </w:rPr>
      </w:pPr>
      <w:r w:rsidRPr="003C226E">
        <w:rPr>
          <w:rFonts w:ascii="Arial" w:hAnsi="Arial" w:cs="Arial"/>
        </w:rPr>
        <w:t>The help popover appears above the current content whenever the help button is selected. It has two tabs</w:t>
      </w:r>
      <w:r w:rsidR="00043321" w:rsidRPr="003C226E">
        <w:rPr>
          <w:rFonts w:ascii="Arial" w:hAnsi="Arial" w:cs="Arial"/>
        </w:rPr>
        <w:t xml:space="preserve"> - one explaining the menu, the other explaining how to navigate within topics. The popover has a close button that removes the popover and restores the content the learner was viewing.</w:t>
      </w:r>
    </w:p>
    <w:p w14:paraId="47FC215B" w14:textId="77777777" w:rsidR="00043321" w:rsidRPr="003C226E" w:rsidRDefault="00043321" w:rsidP="00BA0BA9">
      <w:pPr>
        <w:rPr>
          <w:rFonts w:ascii="Arial" w:hAnsi="Arial" w:cs="Arial"/>
        </w:rPr>
      </w:pPr>
    </w:p>
    <w:p w14:paraId="2E987FD1" w14:textId="77777777" w:rsidR="00043321" w:rsidRPr="003C226E" w:rsidRDefault="00043321" w:rsidP="00BA0BA9">
      <w:pPr>
        <w:rPr>
          <w:rFonts w:ascii="Arial" w:hAnsi="Arial" w:cs="Arial"/>
          <w:b/>
          <w:u w:val="single"/>
        </w:rPr>
      </w:pPr>
      <w:r w:rsidRPr="003C226E">
        <w:rPr>
          <w:rFonts w:ascii="Arial" w:hAnsi="Arial" w:cs="Arial"/>
          <w:b/>
          <w:u w:val="single"/>
        </w:rPr>
        <w:t>TAB TITLE</w:t>
      </w:r>
    </w:p>
    <w:p w14:paraId="2B6C5403" w14:textId="77777777" w:rsidR="00043321" w:rsidRPr="003C226E" w:rsidRDefault="00043321" w:rsidP="00BA0BA9">
      <w:pPr>
        <w:rPr>
          <w:rFonts w:ascii="Arial" w:hAnsi="Arial" w:cs="Arial"/>
        </w:rPr>
      </w:pPr>
      <w:r w:rsidRPr="003C226E">
        <w:rPr>
          <w:rFonts w:ascii="Arial" w:hAnsi="Arial" w:cs="Arial"/>
        </w:rPr>
        <w:t>Getting around the menu</w:t>
      </w:r>
    </w:p>
    <w:p w14:paraId="75DFBDD2" w14:textId="77777777" w:rsidR="00043321" w:rsidRPr="003C226E" w:rsidRDefault="00043321" w:rsidP="00BA0BA9">
      <w:pPr>
        <w:rPr>
          <w:rFonts w:ascii="Arial" w:hAnsi="Arial" w:cs="Arial"/>
        </w:rPr>
      </w:pPr>
    </w:p>
    <w:p w14:paraId="23820D1D" w14:textId="77777777" w:rsidR="00043321" w:rsidRPr="003C226E" w:rsidRDefault="00043321" w:rsidP="00BA0BA9">
      <w:pPr>
        <w:rPr>
          <w:rFonts w:ascii="Arial" w:hAnsi="Arial" w:cs="Arial"/>
          <w:b/>
          <w:u w:val="single"/>
        </w:rPr>
      </w:pPr>
      <w:r w:rsidRPr="003C226E">
        <w:rPr>
          <w:rFonts w:ascii="Arial" w:hAnsi="Arial" w:cs="Arial"/>
          <w:b/>
          <w:u w:val="single"/>
        </w:rPr>
        <w:t>IMAGE</w:t>
      </w:r>
    </w:p>
    <w:p w14:paraId="4F3DD3B2" w14:textId="77777777" w:rsidR="001E7D8E" w:rsidRPr="003C226E" w:rsidRDefault="00043321" w:rsidP="00BA0BA9">
      <w:pPr>
        <w:rPr>
          <w:rFonts w:ascii="Arial" w:hAnsi="Arial" w:cs="Arial"/>
        </w:rPr>
      </w:pPr>
      <w:r w:rsidRPr="003C226E">
        <w:rPr>
          <w:rFonts w:ascii="Arial" w:hAnsi="Arial" w:cs="Arial"/>
        </w:rPr>
        <w:t>Show a segment of the menu from this module including</w:t>
      </w:r>
      <w:r w:rsidR="001E7D8E" w:rsidRPr="003C226E">
        <w:rPr>
          <w:rFonts w:ascii="Arial" w:hAnsi="Arial" w:cs="Arial"/>
        </w:rPr>
        <w:t xml:space="preserve"> a topic hotspot.</w:t>
      </w:r>
    </w:p>
    <w:p w14:paraId="11EF3C6B" w14:textId="77777777" w:rsidR="001E7D8E" w:rsidRPr="003C226E" w:rsidRDefault="001E7D8E" w:rsidP="00BA0BA9">
      <w:pPr>
        <w:rPr>
          <w:rFonts w:ascii="Arial" w:hAnsi="Arial" w:cs="Arial"/>
        </w:rPr>
      </w:pPr>
    </w:p>
    <w:p w14:paraId="21ED85CD" w14:textId="77777777" w:rsidR="001E7D8E" w:rsidRPr="003C226E" w:rsidRDefault="001E7D8E" w:rsidP="00BA0BA9">
      <w:pPr>
        <w:rPr>
          <w:rFonts w:ascii="Arial" w:hAnsi="Arial" w:cs="Arial"/>
          <w:b/>
          <w:u w:val="single"/>
        </w:rPr>
      </w:pPr>
      <w:r w:rsidRPr="003C226E">
        <w:rPr>
          <w:rFonts w:ascii="Arial" w:hAnsi="Arial" w:cs="Arial"/>
          <w:b/>
          <w:u w:val="single"/>
        </w:rPr>
        <w:t>TEXT</w:t>
      </w:r>
    </w:p>
    <w:p w14:paraId="3032D467" w14:textId="6EC12854" w:rsidR="001E7D8E" w:rsidRPr="003C226E" w:rsidRDefault="001E7D8E" w:rsidP="00BA0BA9">
      <w:pPr>
        <w:rPr>
          <w:rFonts w:ascii="Arial" w:hAnsi="Arial" w:cs="Arial"/>
        </w:rPr>
      </w:pPr>
      <w:r w:rsidRPr="003C226E">
        <w:rPr>
          <w:rFonts w:ascii="Arial" w:hAnsi="Arial" w:cs="Arial"/>
        </w:rPr>
        <w:t>You</w:t>
      </w:r>
      <w:del w:id="55" w:author="Adam Boothroyd" w:date="2016-11-28T11:34:00Z">
        <w:r w:rsidRPr="003C226E" w:rsidDel="009857B8">
          <w:rPr>
            <w:rFonts w:ascii="Arial" w:hAnsi="Arial" w:cs="Arial"/>
          </w:rPr>
          <w:delText>'</w:delText>
        </w:r>
      </w:del>
      <w:ins w:id="56" w:author="Adam Boothroyd" w:date="2016-11-28T11:34:00Z">
        <w:r w:rsidR="009857B8">
          <w:rPr>
            <w:rFonts w:ascii="Arial" w:hAnsi="Arial" w:cs="Arial"/>
          </w:rPr>
          <w:t>'</w:t>
        </w:r>
      </w:ins>
      <w:r w:rsidRPr="003C226E">
        <w:rPr>
          <w:rFonts w:ascii="Arial" w:hAnsi="Arial" w:cs="Arial"/>
        </w:rPr>
        <w:t>ll need to scroll left and right to see all areas in the menu.</w:t>
      </w:r>
    </w:p>
    <w:p w14:paraId="290B3F79" w14:textId="77777777" w:rsidR="001E7D8E" w:rsidRPr="003C226E" w:rsidRDefault="001E7D8E" w:rsidP="00BA0BA9">
      <w:pPr>
        <w:rPr>
          <w:rFonts w:ascii="Arial" w:hAnsi="Arial" w:cs="Arial"/>
        </w:rPr>
      </w:pPr>
    </w:p>
    <w:p w14:paraId="2F8EC672" w14:textId="285B456B" w:rsidR="001E7D8E" w:rsidRPr="003C226E" w:rsidRDefault="001E7D8E" w:rsidP="00BA0BA9">
      <w:pPr>
        <w:rPr>
          <w:rFonts w:ascii="Arial" w:hAnsi="Arial" w:cs="Arial"/>
        </w:rPr>
      </w:pPr>
      <w:r w:rsidRPr="003C226E">
        <w:rPr>
          <w:rFonts w:ascii="Arial" w:hAnsi="Arial" w:cs="Arial"/>
          <w:b/>
        </w:rPr>
        <w:t>[Topic icon]</w:t>
      </w:r>
      <w:r w:rsidRPr="003C226E">
        <w:rPr>
          <w:rFonts w:ascii="Arial" w:hAnsi="Arial" w:cs="Arial"/>
        </w:rPr>
        <w:t xml:space="preserve"> These </w:t>
      </w:r>
      <w:r w:rsidR="007104CE" w:rsidRPr="003C226E">
        <w:rPr>
          <w:rFonts w:ascii="Arial" w:hAnsi="Arial" w:cs="Arial"/>
        </w:rPr>
        <w:t xml:space="preserve">Mondelēz International </w:t>
      </w:r>
      <w:del w:id="57" w:author="Adam Boothroyd" w:date="2016-11-28T11:34:00Z">
        <w:r w:rsidR="007104CE" w:rsidRPr="003C226E" w:rsidDel="009857B8">
          <w:rPr>
            <w:rFonts w:ascii="Arial" w:hAnsi="Arial" w:cs="Arial"/>
          </w:rPr>
          <w:delText>'</w:delText>
        </w:r>
      </w:del>
      <w:ins w:id="58" w:author="Adam Boothroyd" w:date="2016-11-28T11:34:00Z">
        <w:r w:rsidR="009857B8">
          <w:rPr>
            <w:rFonts w:ascii="Arial" w:hAnsi="Arial" w:cs="Arial"/>
          </w:rPr>
          <w:t>'</w:t>
        </w:r>
      </w:ins>
      <w:r w:rsidRPr="003C226E">
        <w:rPr>
          <w:rFonts w:ascii="Arial" w:hAnsi="Arial" w:cs="Arial"/>
        </w:rPr>
        <w:t>bursts</w:t>
      </w:r>
      <w:del w:id="59" w:author="Adam Boothroyd" w:date="2016-11-28T11:34:00Z">
        <w:r w:rsidR="007104CE" w:rsidRPr="003C226E" w:rsidDel="009857B8">
          <w:rPr>
            <w:rFonts w:ascii="Arial" w:hAnsi="Arial" w:cs="Arial"/>
          </w:rPr>
          <w:delText>'</w:delText>
        </w:r>
      </w:del>
      <w:ins w:id="60" w:author="Adam Boothroyd" w:date="2016-11-28T11:34:00Z">
        <w:r w:rsidR="009857B8">
          <w:rPr>
            <w:rFonts w:ascii="Arial" w:hAnsi="Arial" w:cs="Arial"/>
          </w:rPr>
          <w:t>'</w:t>
        </w:r>
      </w:ins>
      <w:r w:rsidRPr="003C226E">
        <w:rPr>
          <w:rFonts w:ascii="Arial" w:hAnsi="Arial" w:cs="Arial"/>
        </w:rPr>
        <w:t xml:space="preserve"> link to different parts of the tour. Select a burst to open </w:t>
      </w:r>
      <w:r w:rsidR="00B52247" w:rsidRPr="003C226E">
        <w:rPr>
          <w:rFonts w:ascii="Arial" w:hAnsi="Arial" w:cs="Arial"/>
        </w:rPr>
        <w:t>a new area of</w:t>
      </w:r>
      <w:r w:rsidRPr="003C226E">
        <w:rPr>
          <w:rFonts w:ascii="Arial" w:hAnsi="Arial" w:cs="Arial"/>
        </w:rPr>
        <w:t xml:space="preserve"> the tour.</w:t>
      </w:r>
    </w:p>
    <w:p w14:paraId="135FD3D1" w14:textId="77777777" w:rsidR="001E7D8E" w:rsidRPr="003C226E" w:rsidRDefault="001E7D8E" w:rsidP="00BA0BA9">
      <w:pPr>
        <w:rPr>
          <w:rFonts w:ascii="Arial" w:hAnsi="Arial" w:cs="Arial"/>
        </w:rPr>
      </w:pPr>
      <w:r w:rsidRPr="003C226E">
        <w:rPr>
          <w:rFonts w:ascii="Arial" w:hAnsi="Arial" w:cs="Arial"/>
          <w:b/>
        </w:rPr>
        <w:t xml:space="preserve">[Help icon] </w:t>
      </w:r>
      <w:r w:rsidRPr="003C226E">
        <w:rPr>
          <w:rFonts w:ascii="Arial" w:hAnsi="Arial" w:cs="Arial"/>
        </w:rPr>
        <w:t xml:space="preserve">Help is </w:t>
      </w:r>
      <w:r w:rsidR="007104CE" w:rsidRPr="003C226E">
        <w:rPr>
          <w:rFonts w:ascii="Arial" w:hAnsi="Arial" w:cs="Arial"/>
        </w:rPr>
        <w:t>always available</w:t>
      </w:r>
      <w:r w:rsidRPr="003C226E">
        <w:rPr>
          <w:rFonts w:ascii="Arial" w:hAnsi="Arial" w:cs="Arial"/>
        </w:rPr>
        <w:t xml:space="preserve">. Select </w:t>
      </w:r>
      <w:r w:rsidR="007104CE" w:rsidRPr="003C226E">
        <w:rPr>
          <w:rFonts w:ascii="Arial" w:hAnsi="Arial" w:cs="Arial"/>
        </w:rPr>
        <w:t>this icon</w:t>
      </w:r>
      <w:r w:rsidRPr="003C226E">
        <w:rPr>
          <w:rFonts w:ascii="Arial" w:hAnsi="Arial" w:cs="Arial"/>
        </w:rPr>
        <w:t xml:space="preserve"> if you </w:t>
      </w:r>
      <w:r w:rsidR="007104CE" w:rsidRPr="003C226E">
        <w:rPr>
          <w:rFonts w:ascii="Arial" w:hAnsi="Arial" w:cs="Arial"/>
        </w:rPr>
        <w:t>need us to point the way</w:t>
      </w:r>
      <w:r w:rsidRPr="003C226E">
        <w:rPr>
          <w:rFonts w:ascii="Arial" w:hAnsi="Arial" w:cs="Arial"/>
        </w:rPr>
        <w:t>.</w:t>
      </w:r>
    </w:p>
    <w:p w14:paraId="5E4DA894" w14:textId="5082EED7" w:rsidR="001E7D8E" w:rsidRPr="003C226E" w:rsidRDefault="001E7D8E" w:rsidP="00BA0BA9">
      <w:pPr>
        <w:rPr>
          <w:rFonts w:ascii="Arial" w:hAnsi="Arial" w:cs="Arial"/>
        </w:rPr>
      </w:pPr>
      <w:r w:rsidRPr="003C226E">
        <w:rPr>
          <w:rFonts w:ascii="Arial" w:hAnsi="Arial" w:cs="Arial"/>
          <w:b/>
        </w:rPr>
        <w:t>[Exit]</w:t>
      </w:r>
      <w:r w:rsidRPr="003C226E">
        <w:rPr>
          <w:rFonts w:ascii="Arial" w:hAnsi="Arial" w:cs="Arial"/>
        </w:rPr>
        <w:t xml:space="preserve"> Select this when you</w:t>
      </w:r>
      <w:del w:id="61" w:author="Adam Boothroyd" w:date="2016-11-28T11:34:00Z">
        <w:r w:rsidRPr="003C226E" w:rsidDel="009857B8">
          <w:rPr>
            <w:rFonts w:ascii="Arial" w:hAnsi="Arial" w:cs="Arial"/>
          </w:rPr>
          <w:delText>'</w:delText>
        </w:r>
      </w:del>
      <w:ins w:id="62" w:author="Adam Boothroyd" w:date="2016-11-28T11:34:00Z">
        <w:r w:rsidR="009857B8">
          <w:rPr>
            <w:rFonts w:ascii="Arial" w:hAnsi="Arial" w:cs="Arial"/>
          </w:rPr>
          <w:t>'</w:t>
        </w:r>
      </w:ins>
      <w:r w:rsidRPr="003C226E">
        <w:rPr>
          <w:rFonts w:ascii="Arial" w:hAnsi="Arial" w:cs="Arial"/>
        </w:rPr>
        <w:t xml:space="preserve">re ready to end your </w:t>
      </w:r>
      <w:r w:rsidR="007104CE" w:rsidRPr="003C226E">
        <w:rPr>
          <w:rFonts w:ascii="Arial" w:hAnsi="Arial" w:cs="Arial"/>
        </w:rPr>
        <w:t>visit to</w:t>
      </w:r>
      <w:r w:rsidRPr="003C226E">
        <w:rPr>
          <w:rFonts w:ascii="Arial" w:hAnsi="Arial" w:cs="Arial"/>
        </w:rPr>
        <w:t xml:space="preserve"> this landmark and return to the map.</w:t>
      </w:r>
    </w:p>
    <w:p w14:paraId="644923AF" w14:textId="77777777" w:rsidR="00BA0BA9" w:rsidRPr="003C226E" w:rsidRDefault="001E7D8E" w:rsidP="00BA0BA9">
      <w:pPr>
        <w:rPr>
          <w:rFonts w:ascii="Arial" w:hAnsi="Arial" w:cs="Arial"/>
        </w:rPr>
      </w:pPr>
      <w:r w:rsidRPr="003C226E">
        <w:rPr>
          <w:rFonts w:ascii="Arial" w:hAnsi="Arial" w:cs="Arial"/>
        </w:rPr>
        <w:t xml:space="preserve"> </w:t>
      </w:r>
      <w:r w:rsidR="00043321" w:rsidRPr="003C226E">
        <w:rPr>
          <w:rFonts w:ascii="Arial" w:hAnsi="Arial" w:cs="Arial"/>
        </w:rPr>
        <w:t xml:space="preserve"> </w:t>
      </w:r>
    </w:p>
    <w:p w14:paraId="64EADC52" w14:textId="77777777" w:rsidR="001E7D8E" w:rsidRPr="003C226E" w:rsidRDefault="001E7D8E" w:rsidP="001E7D8E">
      <w:pPr>
        <w:rPr>
          <w:rFonts w:ascii="Arial" w:hAnsi="Arial" w:cs="Arial"/>
          <w:b/>
          <w:u w:val="single"/>
        </w:rPr>
      </w:pPr>
      <w:r w:rsidRPr="003C226E">
        <w:rPr>
          <w:rFonts w:ascii="Arial" w:hAnsi="Arial" w:cs="Arial"/>
          <w:b/>
          <w:u w:val="single"/>
        </w:rPr>
        <w:t>TAB TITLE</w:t>
      </w:r>
    </w:p>
    <w:p w14:paraId="21131746" w14:textId="77777777" w:rsidR="001E7D8E" w:rsidRPr="003C226E" w:rsidRDefault="007104CE" w:rsidP="001E7D8E">
      <w:pPr>
        <w:rPr>
          <w:rFonts w:ascii="Arial" w:hAnsi="Arial" w:cs="Arial"/>
        </w:rPr>
      </w:pPr>
      <w:r w:rsidRPr="003C226E">
        <w:rPr>
          <w:rFonts w:ascii="Arial" w:hAnsi="Arial" w:cs="Arial"/>
        </w:rPr>
        <w:t>Going on</w:t>
      </w:r>
      <w:r w:rsidR="001E7D8E" w:rsidRPr="003C226E">
        <w:rPr>
          <w:rFonts w:ascii="Arial" w:hAnsi="Arial" w:cs="Arial"/>
        </w:rPr>
        <w:t xml:space="preserve"> the tour</w:t>
      </w:r>
    </w:p>
    <w:p w14:paraId="747097F7" w14:textId="77777777" w:rsidR="001E7D8E" w:rsidRPr="003C226E" w:rsidRDefault="001E7D8E" w:rsidP="001E7D8E">
      <w:pPr>
        <w:rPr>
          <w:rFonts w:ascii="Arial" w:hAnsi="Arial" w:cs="Arial"/>
        </w:rPr>
      </w:pPr>
    </w:p>
    <w:p w14:paraId="1E82E022" w14:textId="77777777" w:rsidR="001E7D8E" w:rsidRPr="003C226E" w:rsidRDefault="001E7D8E" w:rsidP="001E7D8E">
      <w:pPr>
        <w:rPr>
          <w:rFonts w:ascii="Arial" w:hAnsi="Arial" w:cs="Arial"/>
          <w:b/>
          <w:u w:val="single"/>
        </w:rPr>
      </w:pPr>
      <w:r w:rsidRPr="003C226E">
        <w:rPr>
          <w:rFonts w:ascii="Arial" w:hAnsi="Arial" w:cs="Arial"/>
          <w:b/>
          <w:u w:val="single"/>
        </w:rPr>
        <w:t>IMAGE</w:t>
      </w:r>
    </w:p>
    <w:p w14:paraId="1DDD4681" w14:textId="77777777" w:rsidR="001E7D8E" w:rsidRPr="003C226E" w:rsidRDefault="001E7D8E" w:rsidP="001E7D8E">
      <w:pPr>
        <w:rPr>
          <w:rFonts w:ascii="Arial" w:hAnsi="Arial" w:cs="Arial"/>
        </w:rPr>
      </w:pPr>
      <w:r w:rsidRPr="003C226E">
        <w:rPr>
          <w:rFonts w:ascii="Arial" w:hAnsi="Arial" w:cs="Arial"/>
        </w:rPr>
        <w:t>Show a screen from this module.</w:t>
      </w:r>
    </w:p>
    <w:p w14:paraId="4CE687A6" w14:textId="77777777" w:rsidR="001E7D8E" w:rsidRPr="003C226E" w:rsidRDefault="001E7D8E" w:rsidP="001E7D8E">
      <w:pPr>
        <w:rPr>
          <w:rFonts w:ascii="Arial" w:hAnsi="Arial" w:cs="Arial"/>
        </w:rPr>
      </w:pPr>
    </w:p>
    <w:p w14:paraId="42EEBB67" w14:textId="77777777" w:rsidR="001E7D8E" w:rsidRPr="003C226E" w:rsidRDefault="001E7D8E" w:rsidP="001E7D8E">
      <w:pPr>
        <w:rPr>
          <w:rFonts w:ascii="Arial" w:hAnsi="Arial" w:cs="Arial"/>
          <w:b/>
          <w:u w:val="single"/>
        </w:rPr>
      </w:pPr>
      <w:r w:rsidRPr="003C226E">
        <w:rPr>
          <w:rFonts w:ascii="Arial" w:hAnsi="Arial" w:cs="Arial"/>
          <w:b/>
          <w:u w:val="single"/>
        </w:rPr>
        <w:t>TEXT</w:t>
      </w:r>
    </w:p>
    <w:p w14:paraId="5B983EED" w14:textId="20EEDA2E" w:rsidR="001E7D8E" w:rsidRPr="003C226E" w:rsidRDefault="001E7D8E" w:rsidP="001E7D8E">
      <w:pPr>
        <w:rPr>
          <w:rFonts w:ascii="Arial" w:hAnsi="Arial" w:cs="Arial"/>
        </w:rPr>
      </w:pPr>
      <w:r w:rsidRPr="003C226E">
        <w:rPr>
          <w:rFonts w:ascii="Arial" w:hAnsi="Arial" w:cs="Arial"/>
        </w:rPr>
        <w:t>When you</w:t>
      </w:r>
      <w:del w:id="63" w:author="Adam Boothroyd" w:date="2016-11-28T11:34:00Z">
        <w:r w:rsidRPr="003C226E" w:rsidDel="009857B8">
          <w:rPr>
            <w:rFonts w:ascii="Arial" w:hAnsi="Arial" w:cs="Arial"/>
          </w:rPr>
          <w:delText>'</w:delText>
        </w:r>
      </w:del>
      <w:ins w:id="64" w:author="Adam Boothroyd" w:date="2016-11-28T11:34:00Z">
        <w:r w:rsidR="009857B8">
          <w:rPr>
            <w:rFonts w:ascii="Arial" w:hAnsi="Arial" w:cs="Arial"/>
          </w:rPr>
          <w:t>'</w:t>
        </w:r>
      </w:ins>
      <w:r w:rsidRPr="003C226E">
        <w:rPr>
          <w:rFonts w:ascii="Arial" w:hAnsi="Arial" w:cs="Arial"/>
        </w:rPr>
        <w:t xml:space="preserve">re </w:t>
      </w:r>
      <w:r w:rsidR="007104CE" w:rsidRPr="003C226E">
        <w:rPr>
          <w:rFonts w:ascii="Arial" w:hAnsi="Arial" w:cs="Arial"/>
        </w:rPr>
        <w:t>on</w:t>
      </w:r>
      <w:r w:rsidRPr="003C226E">
        <w:rPr>
          <w:rFonts w:ascii="Arial" w:hAnsi="Arial" w:cs="Arial"/>
        </w:rPr>
        <w:t xml:space="preserve"> the tour </w:t>
      </w:r>
      <w:r w:rsidR="007A11C8" w:rsidRPr="003C226E">
        <w:rPr>
          <w:rFonts w:ascii="Arial" w:hAnsi="Arial" w:cs="Arial"/>
        </w:rPr>
        <w:t>there are other buttons you</w:t>
      </w:r>
      <w:del w:id="65" w:author="Adam Boothroyd" w:date="2016-11-28T11:34:00Z">
        <w:r w:rsidR="007A11C8" w:rsidRPr="003C226E" w:rsidDel="009857B8">
          <w:rPr>
            <w:rFonts w:ascii="Arial" w:hAnsi="Arial" w:cs="Arial"/>
          </w:rPr>
          <w:delText>'</w:delText>
        </w:r>
      </w:del>
      <w:ins w:id="66" w:author="Adam Boothroyd" w:date="2016-11-28T11:34:00Z">
        <w:r w:rsidR="009857B8">
          <w:rPr>
            <w:rFonts w:ascii="Arial" w:hAnsi="Arial" w:cs="Arial"/>
          </w:rPr>
          <w:t>'</w:t>
        </w:r>
      </w:ins>
      <w:r w:rsidR="007A11C8" w:rsidRPr="003C226E">
        <w:rPr>
          <w:rFonts w:ascii="Arial" w:hAnsi="Arial" w:cs="Arial"/>
        </w:rPr>
        <w:t>ll use to move around.</w:t>
      </w:r>
    </w:p>
    <w:p w14:paraId="7AB2E223" w14:textId="77777777" w:rsidR="001E7D8E" w:rsidRPr="003C226E" w:rsidRDefault="001E7D8E" w:rsidP="001E7D8E">
      <w:pPr>
        <w:rPr>
          <w:rFonts w:ascii="Arial" w:hAnsi="Arial" w:cs="Arial"/>
        </w:rPr>
      </w:pPr>
    </w:p>
    <w:p w14:paraId="3B9A42F7" w14:textId="77777777" w:rsidR="001E7D8E" w:rsidRPr="003C226E" w:rsidRDefault="001E7D8E" w:rsidP="001E7D8E">
      <w:pPr>
        <w:rPr>
          <w:rFonts w:ascii="Arial" w:hAnsi="Arial" w:cs="Arial"/>
        </w:rPr>
      </w:pPr>
      <w:r w:rsidRPr="003C226E">
        <w:rPr>
          <w:rFonts w:ascii="Arial" w:hAnsi="Arial" w:cs="Arial"/>
          <w:b/>
        </w:rPr>
        <w:t>[</w:t>
      </w:r>
      <w:r w:rsidR="007A11C8" w:rsidRPr="003C226E">
        <w:rPr>
          <w:rFonts w:ascii="Arial" w:hAnsi="Arial" w:cs="Arial"/>
          <w:b/>
        </w:rPr>
        <w:t>Menu</w:t>
      </w:r>
      <w:r w:rsidRPr="003C226E">
        <w:rPr>
          <w:rFonts w:ascii="Arial" w:hAnsi="Arial" w:cs="Arial"/>
          <w:b/>
        </w:rPr>
        <w:t xml:space="preserve"> icon]</w:t>
      </w:r>
      <w:r w:rsidRPr="003C226E">
        <w:rPr>
          <w:rFonts w:ascii="Arial" w:hAnsi="Arial" w:cs="Arial"/>
        </w:rPr>
        <w:t xml:space="preserve"> </w:t>
      </w:r>
      <w:r w:rsidR="007A11C8" w:rsidRPr="003C226E">
        <w:rPr>
          <w:rFonts w:ascii="Arial" w:hAnsi="Arial" w:cs="Arial"/>
        </w:rPr>
        <w:t>Takes you back to the menu</w:t>
      </w:r>
      <w:r w:rsidRPr="003C226E">
        <w:rPr>
          <w:rFonts w:ascii="Arial" w:hAnsi="Arial" w:cs="Arial"/>
        </w:rPr>
        <w:t>.</w:t>
      </w:r>
    </w:p>
    <w:p w14:paraId="2807C716" w14:textId="77777777" w:rsidR="001E7D8E" w:rsidRPr="003C226E" w:rsidRDefault="001E7D8E" w:rsidP="001E7D8E">
      <w:pPr>
        <w:rPr>
          <w:rFonts w:ascii="Arial" w:hAnsi="Arial" w:cs="Arial"/>
        </w:rPr>
      </w:pPr>
      <w:r w:rsidRPr="003C226E">
        <w:rPr>
          <w:rFonts w:ascii="Arial" w:hAnsi="Arial" w:cs="Arial"/>
          <w:b/>
        </w:rPr>
        <w:t>[</w:t>
      </w:r>
      <w:r w:rsidR="007A11C8" w:rsidRPr="003C226E">
        <w:rPr>
          <w:rFonts w:ascii="Arial" w:hAnsi="Arial" w:cs="Arial"/>
          <w:b/>
        </w:rPr>
        <w:t>Back</w:t>
      </w:r>
      <w:r w:rsidRPr="003C226E">
        <w:rPr>
          <w:rFonts w:ascii="Arial" w:hAnsi="Arial" w:cs="Arial"/>
          <w:b/>
        </w:rPr>
        <w:t xml:space="preserve">] </w:t>
      </w:r>
      <w:r w:rsidR="007A11C8" w:rsidRPr="003C226E">
        <w:rPr>
          <w:rFonts w:ascii="Arial" w:hAnsi="Arial" w:cs="Arial"/>
        </w:rPr>
        <w:t>Takes you to the previous screen</w:t>
      </w:r>
      <w:r w:rsidRPr="003C226E">
        <w:rPr>
          <w:rFonts w:ascii="Arial" w:hAnsi="Arial" w:cs="Arial"/>
        </w:rPr>
        <w:t>.</w:t>
      </w:r>
    </w:p>
    <w:p w14:paraId="4D6D6A29" w14:textId="77777777" w:rsidR="001E7D8E" w:rsidRPr="003C226E" w:rsidRDefault="007A11C8" w:rsidP="001E7D8E">
      <w:pPr>
        <w:rPr>
          <w:rFonts w:ascii="Arial" w:hAnsi="Arial" w:cs="Arial"/>
        </w:rPr>
      </w:pPr>
      <w:r w:rsidRPr="003C226E">
        <w:rPr>
          <w:rFonts w:ascii="Arial" w:hAnsi="Arial" w:cs="Arial"/>
          <w:b/>
        </w:rPr>
        <w:t>[Nex</w:t>
      </w:r>
      <w:r w:rsidR="001E7D8E" w:rsidRPr="003C226E">
        <w:rPr>
          <w:rFonts w:ascii="Arial" w:hAnsi="Arial" w:cs="Arial"/>
          <w:b/>
        </w:rPr>
        <w:t>t]</w:t>
      </w:r>
      <w:r w:rsidR="001E7D8E" w:rsidRPr="003C226E">
        <w:rPr>
          <w:rFonts w:ascii="Arial" w:hAnsi="Arial" w:cs="Arial"/>
        </w:rPr>
        <w:t xml:space="preserve"> </w:t>
      </w:r>
      <w:r w:rsidRPr="003C226E">
        <w:rPr>
          <w:rFonts w:ascii="Arial" w:hAnsi="Arial" w:cs="Arial"/>
        </w:rPr>
        <w:t>Takes you to the next screen</w:t>
      </w:r>
      <w:r w:rsidR="001E7D8E" w:rsidRPr="003C226E">
        <w:rPr>
          <w:rFonts w:ascii="Arial" w:hAnsi="Arial" w:cs="Arial"/>
        </w:rPr>
        <w:t>.</w:t>
      </w:r>
    </w:p>
    <w:p w14:paraId="798E988F" w14:textId="77777777" w:rsidR="001E7D8E" w:rsidRPr="003C226E" w:rsidRDefault="001E7D8E" w:rsidP="001E7D8E">
      <w:pPr>
        <w:rPr>
          <w:rFonts w:ascii="Arial" w:hAnsi="Arial" w:cs="Arial"/>
        </w:rPr>
      </w:pPr>
      <w:r w:rsidRPr="003C226E">
        <w:rPr>
          <w:rFonts w:ascii="Arial" w:hAnsi="Arial" w:cs="Arial"/>
        </w:rPr>
        <w:t xml:space="preserve">  </w:t>
      </w:r>
    </w:p>
    <w:p w14:paraId="6E7F94D7" w14:textId="77777777" w:rsidR="00BA0BA9" w:rsidRPr="003C226E" w:rsidRDefault="00BA0BA9" w:rsidP="00475042">
      <w:pPr>
        <w:rPr>
          <w:rFonts w:ascii="Arial" w:hAnsi="Arial" w:cs="Arial"/>
          <w:b/>
          <w:highlight w:val="green"/>
        </w:rPr>
      </w:pPr>
    </w:p>
    <w:p w14:paraId="2F7DF5B7" w14:textId="77777777" w:rsidR="00D1496C" w:rsidRPr="003C226E" w:rsidRDefault="003F0B8B" w:rsidP="007E6175">
      <w:pPr>
        <w:pStyle w:val="Heading1"/>
        <w:rPr>
          <w:rFonts w:ascii="Arial" w:hAnsi="Arial" w:cs="Arial"/>
        </w:rPr>
      </w:pPr>
      <w:bookmarkStart w:id="67" w:name="_Toc466647007"/>
      <w:r w:rsidRPr="003C226E">
        <w:rPr>
          <w:rFonts w:ascii="Arial" w:hAnsi="Arial" w:cs="Arial"/>
        </w:rPr>
        <w:lastRenderedPageBreak/>
        <w:t>Welcome</w:t>
      </w:r>
      <w:bookmarkEnd w:id="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639"/>
      </w:tblGrid>
      <w:tr w:rsidR="001953BD" w:rsidRPr="003C226E" w14:paraId="04C57366" w14:textId="77777777" w:rsidTr="00F67CBA">
        <w:trPr>
          <w:trHeight w:val="458"/>
        </w:trPr>
        <w:tc>
          <w:tcPr>
            <w:tcW w:w="9639" w:type="dxa"/>
            <w:vAlign w:val="center"/>
          </w:tcPr>
          <w:p w14:paraId="0E483FD4" w14:textId="77777777" w:rsidR="001953BD" w:rsidRPr="003C226E" w:rsidRDefault="001953BD" w:rsidP="0024426D">
            <w:pPr>
              <w:rPr>
                <w:rFonts w:ascii="Arial" w:hAnsi="Arial" w:cs="Arial"/>
                <w:bCs/>
                <w:iCs/>
                <w:szCs w:val="20"/>
                <w:highlight w:val="yellow"/>
              </w:rPr>
            </w:pPr>
            <w:r w:rsidRPr="003C226E">
              <w:rPr>
                <w:rFonts w:ascii="Arial" w:hAnsi="Arial" w:cs="Arial"/>
                <w:b/>
                <w:bCs/>
                <w:iCs/>
                <w:szCs w:val="20"/>
              </w:rPr>
              <w:t>SCREEN TYPE</w:t>
            </w:r>
            <w:r w:rsidRPr="003C226E">
              <w:rPr>
                <w:rFonts w:ascii="Arial" w:hAnsi="Arial" w:cs="Arial"/>
                <w:bCs/>
                <w:iCs/>
                <w:szCs w:val="20"/>
              </w:rPr>
              <w:t xml:space="preserve"> Video </w:t>
            </w:r>
          </w:p>
        </w:tc>
      </w:tr>
      <w:bookmarkEnd w:id="0"/>
    </w:tbl>
    <w:p w14:paraId="25E8B931" w14:textId="77777777" w:rsidR="001953BD" w:rsidRPr="003C226E" w:rsidRDefault="001953BD" w:rsidP="004A7F31">
      <w:pPr>
        <w:rPr>
          <w:rFonts w:ascii="Arial" w:hAnsi="Arial" w:cs="Arial"/>
          <w:b/>
          <w:u w:val="single"/>
        </w:rPr>
      </w:pPr>
    </w:p>
    <w:p w14:paraId="6C155BEC" w14:textId="77777777" w:rsidR="004A7F31" w:rsidRPr="003C226E" w:rsidRDefault="004A7F31" w:rsidP="004A7F31">
      <w:pPr>
        <w:rPr>
          <w:rFonts w:ascii="Arial" w:hAnsi="Arial" w:cs="Arial"/>
          <w:b/>
          <w:u w:val="single"/>
        </w:rPr>
      </w:pPr>
      <w:r w:rsidRPr="003C226E">
        <w:rPr>
          <w:rFonts w:ascii="Arial" w:hAnsi="Arial" w:cs="Arial"/>
          <w:b/>
          <w:u w:val="single"/>
        </w:rPr>
        <w:t>DESCRIPTION</w:t>
      </w:r>
    </w:p>
    <w:p w14:paraId="0A7465BF" w14:textId="77777777" w:rsidR="00E46823" w:rsidRPr="003C226E" w:rsidRDefault="00E46823" w:rsidP="00E46823">
      <w:pPr>
        <w:rPr>
          <w:rFonts w:ascii="Arial" w:hAnsi="Arial" w:cs="Arial"/>
        </w:rPr>
      </w:pPr>
      <w:r w:rsidRPr="003C226E">
        <w:rPr>
          <w:rFonts w:ascii="Arial" w:hAnsi="Arial" w:cs="Arial"/>
          <w:b/>
        </w:rPr>
        <w:t>NOTE</w:t>
      </w:r>
      <w:r w:rsidRPr="003C226E">
        <w:rPr>
          <w:rFonts w:ascii="Arial" w:hAnsi="Arial" w:cs="Arial"/>
        </w:rPr>
        <w:t>: This screen may become part of the Super Menu, pending a technical investigation into the capabilities of the MDLZ LMS. Failing that, it will be the first screen of the module, prior to the menu.</w:t>
      </w:r>
    </w:p>
    <w:p w14:paraId="2E70115A" w14:textId="77777777" w:rsidR="005B00B1" w:rsidRPr="003C226E" w:rsidRDefault="005B00B1" w:rsidP="004A7F31">
      <w:pPr>
        <w:rPr>
          <w:rFonts w:ascii="Arial" w:hAnsi="Arial" w:cs="Arial"/>
        </w:rPr>
      </w:pPr>
    </w:p>
    <w:p w14:paraId="1C566FAE" w14:textId="77777777" w:rsidR="003F0B8B" w:rsidRPr="003C226E" w:rsidRDefault="003F0B8B" w:rsidP="004A7F31">
      <w:pPr>
        <w:rPr>
          <w:rFonts w:ascii="Arial" w:hAnsi="Arial" w:cs="Arial"/>
        </w:rPr>
      </w:pPr>
      <w:r w:rsidRPr="003C226E">
        <w:rPr>
          <w:rFonts w:ascii="Arial" w:hAnsi="Arial" w:cs="Arial"/>
        </w:rPr>
        <w:t>The tour guide provides an overview of the content for this landmark before the learner enters the tou</w:t>
      </w:r>
      <w:r w:rsidR="001953BD" w:rsidRPr="003C226E">
        <w:rPr>
          <w:rFonts w:ascii="Arial" w:hAnsi="Arial" w:cs="Arial"/>
        </w:rPr>
        <w:t>r for</w:t>
      </w:r>
      <w:r w:rsidRPr="003C226E">
        <w:rPr>
          <w:rFonts w:ascii="Arial" w:hAnsi="Arial" w:cs="Arial"/>
        </w:rPr>
        <w:t xml:space="preserve"> this landmark.</w:t>
      </w:r>
      <w:r w:rsidR="00E46823" w:rsidRPr="003C226E">
        <w:rPr>
          <w:rFonts w:ascii="Arial" w:hAnsi="Arial" w:cs="Arial"/>
        </w:rPr>
        <w:t xml:space="preserve"> The button will either launch the module (if this screen is in the Super Menu) or take the learner to the menu (if it is the first screen in the module)</w:t>
      </w:r>
    </w:p>
    <w:p w14:paraId="3B0732B7" w14:textId="77777777" w:rsidR="004A7F31" w:rsidRPr="003C226E" w:rsidRDefault="004A7F31" w:rsidP="004A7F31">
      <w:pPr>
        <w:rPr>
          <w:rFonts w:ascii="Arial" w:hAnsi="Arial" w:cs="Arial"/>
        </w:rPr>
      </w:pPr>
    </w:p>
    <w:p w14:paraId="1E315B6B" w14:textId="77777777" w:rsidR="000F7DC3" w:rsidRPr="003C226E" w:rsidRDefault="001953BD" w:rsidP="000F7DC3">
      <w:pPr>
        <w:rPr>
          <w:rFonts w:ascii="Arial" w:hAnsi="Arial" w:cs="Arial"/>
          <w:b/>
          <w:u w:val="single"/>
        </w:rPr>
      </w:pPr>
      <w:r w:rsidRPr="003C226E">
        <w:rPr>
          <w:rFonts w:ascii="Arial" w:hAnsi="Arial" w:cs="Arial"/>
          <w:b/>
          <w:u w:val="single"/>
        </w:rPr>
        <w:t>VIDEO</w:t>
      </w:r>
    </w:p>
    <w:p w14:paraId="668CCF8A" w14:textId="77777777" w:rsidR="001953BD" w:rsidRPr="003C226E" w:rsidRDefault="00F67CBA" w:rsidP="000F7DC3">
      <w:pPr>
        <w:rPr>
          <w:rFonts w:ascii="Arial" w:hAnsi="Arial" w:cs="Arial"/>
        </w:rPr>
      </w:pPr>
      <w:r w:rsidRPr="003C226E">
        <w:rPr>
          <w:rFonts w:ascii="Arial" w:hAnsi="Arial" w:cs="Arial"/>
        </w:rPr>
        <w:t xml:space="preserve">Character animation (lip-synched) of tour guide in front of the </w:t>
      </w:r>
      <w:r w:rsidR="002B2B83">
        <w:rPr>
          <w:rFonts w:ascii="Arial" w:hAnsi="Arial" w:cs="Arial"/>
        </w:rPr>
        <w:t>ITS</w:t>
      </w:r>
      <w:r w:rsidRPr="003C226E">
        <w:rPr>
          <w:rFonts w:ascii="Arial" w:hAnsi="Arial" w:cs="Arial"/>
        </w:rPr>
        <w:t xml:space="preserve"> landmark.</w:t>
      </w:r>
    </w:p>
    <w:p w14:paraId="4302DFC3" w14:textId="77777777" w:rsidR="00F67CBA" w:rsidRPr="003C226E" w:rsidRDefault="00F67CBA" w:rsidP="000F7DC3">
      <w:pPr>
        <w:rPr>
          <w:rFonts w:ascii="Arial" w:hAnsi="Arial" w:cs="Arial"/>
        </w:rPr>
      </w:pPr>
    </w:p>
    <w:p w14:paraId="604F14A1" w14:textId="77777777" w:rsidR="00F67CBA" w:rsidRPr="003C226E" w:rsidRDefault="00F67CBA" w:rsidP="000F7DC3">
      <w:pPr>
        <w:rPr>
          <w:rFonts w:ascii="Arial" w:hAnsi="Arial" w:cs="Arial"/>
          <w:b/>
          <w:u w:val="single"/>
        </w:rPr>
      </w:pPr>
      <w:r w:rsidRPr="003C226E">
        <w:rPr>
          <w:rFonts w:ascii="Arial" w:hAnsi="Arial" w:cs="Arial"/>
          <w:b/>
          <w:u w:val="single"/>
        </w:rPr>
        <w:t>TRANSCRIPT</w:t>
      </w:r>
      <w:r w:rsidR="009510E0" w:rsidRPr="003C226E">
        <w:rPr>
          <w:rFonts w:ascii="Arial" w:hAnsi="Arial" w:cs="Arial"/>
          <w:b/>
        </w:rPr>
        <w:t xml:space="preserve">  </w:t>
      </w:r>
    </w:p>
    <w:p w14:paraId="54D747B1" w14:textId="77777777" w:rsidR="00B41905" w:rsidRPr="00B41905" w:rsidRDefault="00B41905" w:rsidP="00B41905">
      <w:pPr>
        <w:rPr>
          <w:rFonts w:ascii="Arial" w:hAnsi="Arial" w:cs="Arial"/>
        </w:rPr>
      </w:pPr>
      <w:r w:rsidRPr="00B41905">
        <w:rPr>
          <w:rFonts w:ascii="Arial" w:hAnsi="Arial" w:cs="Arial"/>
        </w:rPr>
        <w:t xml:space="preserve">Welcome to the ITS landmark. Here you will discover the mission and practices of one of the most diverse, collaborative functions in MDLZ. </w:t>
      </w:r>
    </w:p>
    <w:p w14:paraId="61E63E05" w14:textId="77777777" w:rsidR="00B41905" w:rsidRPr="00B41905" w:rsidRDefault="00B41905" w:rsidP="00B41905">
      <w:pPr>
        <w:rPr>
          <w:rFonts w:ascii="Arial" w:hAnsi="Arial" w:cs="Arial"/>
        </w:rPr>
      </w:pPr>
    </w:p>
    <w:p w14:paraId="58E63529" w14:textId="77777777" w:rsidR="001C0D23" w:rsidRPr="00B41905" w:rsidRDefault="001C0D23" w:rsidP="001C0D23">
      <w:pPr>
        <w:rPr>
          <w:ins w:id="68" w:author="Stephanie Miller" w:date="2016-11-14T20:24:00Z"/>
          <w:rFonts w:ascii="Arial" w:hAnsi="Arial" w:cs="Arial"/>
        </w:rPr>
      </w:pPr>
      <w:ins w:id="69" w:author="Stephanie Miller" w:date="2016-11-14T20:24:00Z">
        <w:r w:rsidRPr="001C0D23">
          <w:rPr>
            <w:rFonts w:ascii="Arial" w:hAnsi="Arial" w:cs="Arial"/>
            <w:highlight w:val="yellow"/>
            <w:rPrChange w:id="70" w:author="Stephanie Miller" w:date="2016-11-14T20:25:00Z">
              <w:rPr>
                <w:rFonts w:ascii="Arial" w:hAnsi="Arial" w:cs="Arial"/>
              </w:rPr>
            </w:rPrChange>
          </w:rPr>
          <w:t xml:space="preserve">You will see how ITS works as partners across the organization, providing technology and process-based solutions that empower sustainable </w:t>
        </w:r>
        <w:commentRangeStart w:id="71"/>
        <w:r w:rsidRPr="001C0D23">
          <w:rPr>
            <w:rFonts w:ascii="Arial" w:hAnsi="Arial" w:cs="Arial"/>
            <w:highlight w:val="yellow"/>
            <w:rPrChange w:id="72" w:author="Stephanie Miller" w:date="2016-11-14T20:25:00Z">
              <w:rPr>
                <w:rFonts w:ascii="Arial" w:hAnsi="Arial" w:cs="Arial"/>
              </w:rPr>
            </w:rPrChange>
          </w:rPr>
          <w:t>growth</w:t>
        </w:r>
        <w:commentRangeEnd w:id="71"/>
        <w:r w:rsidRPr="001C0D23">
          <w:rPr>
            <w:rStyle w:val="CommentReference"/>
            <w:highlight w:val="yellow"/>
            <w:rPrChange w:id="73" w:author="Stephanie Miller" w:date="2016-11-14T20:25:00Z">
              <w:rPr>
                <w:rStyle w:val="CommentReference"/>
              </w:rPr>
            </w:rPrChange>
          </w:rPr>
          <w:commentReference w:id="71"/>
        </w:r>
        <w:r w:rsidRPr="001C0D23">
          <w:rPr>
            <w:rFonts w:ascii="Arial" w:hAnsi="Arial" w:cs="Arial"/>
            <w:highlight w:val="yellow"/>
            <w:rPrChange w:id="74" w:author="Stephanie Miller" w:date="2016-11-14T20:25:00Z">
              <w:rPr>
                <w:rFonts w:ascii="Arial" w:hAnsi="Arial" w:cs="Arial"/>
              </w:rPr>
            </w:rPrChange>
          </w:rPr>
          <w:t>.</w:t>
        </w:r>
        <w:r w:rsidRPr="00B41905">
          <w:rPr>
            <w:rFonts w:ascii="Arial" w:hAnsi="Arial" w:cs="Arial"/>
          </w:rPr>
          <w:t xml:space="preserve"> </w:t>
        </w:r>
      </w:ins>
    </w:p>
    <w:p w14:paraId="12923C97" w14:textId="77777777" w:rsidR="00B41905" w:rsidRPr="00B41905" w:rsidDel="001C0D23" w:rsidRDefault="00B41905" w:rsidP="00B41905">
      <w:pPr>
        <w:rPr>
          <w:del w:id="75" w:author="Stephanie Miller" w:date="2016-11-14T20:24:00Z"/>
          <w:rFonts w:ascii="Arial" w:hAnsi="Arial" w:cs="Arial"/>
        </w:rPr>
      </w:pPr>
      <w:del w:id="76" w:author="Stephanie Miller" w:date="2016-11-14T20:24:00Z">
        <w:r w:rsidRPr="00B41905" w:rsidDel="001C0D23">
          <w:rPr>
            <w:rFonts w:ascii="Arial" w:hAnsi="Arial" w:cs="Arial"/>
          </w:rPr>
          <w:delText xml:space="preserve">You will see how </w:delText>
        </w:r>
        <w:r w:rsidRPr="004D7103" w:rsidDel="001C0D23">
          <w:rPr>
            <w:rFonts w:ascii="Arial" w:hAnsi="Arial" w:cs="Arial"/>
            <w:color w:val="FF0000"/>
          </w:rPr>
          <w:delText>we</w:delText>
        </w:r>
        <w:r w:rsidRPr="00B41905" w:rsidDel="001C0D23">
          <w:rPr>
            <w:rFonts w:ascii="Arial" w:hAnsi="Arial" w:cs="Arial"/>
          </w:rPr>
          <w:delText xml:space="preserve"> </w:delText>
        </w:r>
      </w:del>
      <w:ins w:id="77" w:author="Gassmere, Dawn E" w:date="2016-11-07T07:40:00Z">
        <w:del w:id="78" w:author="Stephanie Miller" w:date="2016-11-14T20:24:00Z">
          <w:r w:rsidR="004D7103" w:rsidDel="001C0D23">
            <w:rPr>
              <w:rFonts w:ascii="Arial" w:hAnsi="Arial" w:cs="Arial"/>
            </w:rPr>
            <w:delText xml:space="preserve">they </w:delText>
          </w:r>
        </w:del>
      </w:ins>
      <w:ins w:id="79" w:author="Microsoft Office User" w:date="2016-11-08T09:03:00Z">
        <w:del w:id="80" w:author="Stephanie Miller" w:date="2016-11-14T20:24:00Z">
          <w:r w:rsidR="000871BC" w:rsidDel="001C0D23">
            <w:rPr>
              <w:rFonts w:ascii="Arial" w:hAnsi="Arial" w:cs="Arial"/>
            </w:rPr>
            <w:delText xml:space="preserve">ITS </w:delText>
          </w:r>
        </w:del>
      </w:ins>
      <w:del w:id="81" w:author="Stephanie Miller" w:date="2016-11-14T20:24:00Z">
        <w:r w:rsidRPr="00B41905" w:rsidDel="001C0D23">
          <w:rPr>
            <w:rFonts w:ascii="Arial" w:hAnsi="Arial" w:cs="Arial"/>
          </w:rPr>
          <w:delText>work</w:delText>
        </w:r>
      </w:del>
      <w:ins w:id="82" w:author="Microsoft Office User" w:date="2016-11-08T09:03:00Z">
        <w:del w:id="83" w:author="Stephanie Miller" w:date="2016-11-14T20:24:00Z">
          <w:r w:rsidR="000871BC" w:rsidDel="001C0D23">
            <w:rPr>
              <w:rFonts w:ascii="Arial" w:hAnsi="Arial" w:cs="Arial"/>
            </w:rPr>
            <w:delText>s</w:delText>
          </w:r>
        </w:del>
      </w:ins>
      <w:del w:id="84" w:author="Stephanie Miller" w:date="2016-11-14T20:24:00Z">
        <w:r w:rsidRPr="00B41905" w:rsidDel="001C0D23">
          <w:rPr>
            <w:rFonts w:ascii="Arial" w:hAnsi="Arial" w:cs="Arial"/>
          </w:rPr>
          <w:delText xml:space="preserve"> as partners across the organization, providing technology and process-based solutions that empower sustainable growth. </w:delText>
        </w:r>
      </w:del>
    </w:p>
    <w:p w14:paraId="0F2B2667" w14:textId="77777777" w:rsidR="00B41905" w:rsidRPr="00B41905" w:rsidRDefault="00B41905" w:rsidP="00B41905">
      <w:pPr>
        <w:rPr>
          <w:rFonts w:ascii="Arial" w:hAnsi="Arial" w:cs="Arial"/>
        </w:rPr>
      </w:pPr>
    </w:p>
    <w:p w14:paraId="056D0414" w14:textId="77777777" w:rsidR="009510E0" w:rsidRDefault="00B41905" w:rsidP="00B41905">
      <w:pPr>
        <w:rPr>
          <w:rFonts w:ascii="Arial" w:hAnsi="Arial" w:cs="Arial"/>
        </w:rPr>
      </w:pPr>
      <w:r w:rsidRPr="00B41905">
        <w:rPr>
          <w:rFonts w:ascii="Arial" w:hAnsi="Arial" w:cs="Arial"/>
        </w:rPr>
        <w:t>Feel free to explore at your own pace – any time you want to stop, you can leave the landmark and come back to the same place.</w:t>
      </w:r>
    </w:p>
    <w:p w14:paraId="424231C2" w14:textId="77777777" w:rsidR="00B41905" w:rsidRPr="003C226E" w:rsidRDefault="00B41905" w:rsidP="00B41905">
      <w:pPr>
        <w:rPr>
          <w:rFonts w:ascii="Arial" w:hAnsi="Arial" w:cs="Arial"/>
        </w:rPr>
      </w:pPr>
    </w:p>
    <w:p w14:paraId="007BA5B0" w14:textId="77777777" w:rsidR="009510E0" w:rsidRPr="003C226E" w:rsidRDefault="009510E0" w:rsidP="000F7DC3">
      <w:pPr>
        <w:rPr>
          <w:rFonts w:ascii="Arial" w:hAnsi="Arial" w:cs="Arial"/>
          <w:b/>
          <w:u w:val="single"/>
        </w:rPr>
      </w:pPr>
      <w:r w:rsidRPr="003C226E">
        <w:rPr>
          <w:rFonts w:ascii="Arial" w:hAnsi="Arial" w:cs="Arial"/>
          <w:b/>
          <w:u w:val="single"/>
        </w:rPr>
        <w:t>BUTTON</w:t>
      </w:r>
    </w:p>
    <w:p w14:paraId="22900BFC" w14:textId="77777777" w:rsidR="009510E0" w:rsidRPr="003C226E" w:rsidRDefault="009510E0" w:rsidP="000F7DC3">
      <w:pPr>
        <w:rPr>
          <w:rFonts w:ascii="Arial" w:hAnsi="Arial" w:cs="Arial"/>
          <w:i/>
        </w:rPr>
      </w:pPr>
      <w:r w:rsidRPr="003C226E">
        <w:rPr>
          <w:rFonts w:ascii="Arial" w:hAnsi="Arial" w:cs="Arial"/>
        </w:rPr>
        <w:t xml:space="preserve">Enter </w:t>
      </w:r>
      <w:commentRangeStart w:id="85"/>
      <w:commentRangeStart w:id="86"/>
      <w:r w:rsidR="007E2283">
        <w:rPr>
          <w:rFonts w:ascii="Arial" w:hAnsi="Arial" w:cs="Arial"/>
        </w:rPr>
        <w:t>ITS</w:t>
      </w:r>
      <w:commentRangeEnd w:id="85"/>
      <w:r w:rsidR="004D7103">
        <w:rPr>
          <w:rStyle w:val="CommentReference"/>
        </w:rPr>
        <w:commentReference w:id="85"/>
      </w:r>
      <w:commentRangeEnd w:id="86"/>
      <w:r w:rsidR="00821ADB">
        <w:rPr>
          <w:rStyle w:val="CommentReference"/>
        </w:rPr>
        <w:commentReference w:id="86"/>
      </w:r>
    </w:p>
    <w:p w14:paraId="0B287B1F" w14:textId="77777777" w:rsidR="00E46823" w:rsidRPr="003C226E" w:rsidRDefault="00E46823" w:rsidP="000F7DC3">
      <w:pPr>
        <w:rPr>
          <w:rFonts w:ascii="Arial" w:hAnsi="Arial" w:cs="Arial"/>
        </w:rPr>
      </w:pPr>
    </w:p>
    <w:p w14:paraId="2B08188F" w14:textId="77777777" w:rsidR="005B00B1" w:rsidRPr="003C226E" w:rsidRDefault="005B00B1" w:rsidP="005B00B1">
      <w:pPr>
        <w:pStyle w:val="Heading1"/>
        <w:rPr>
          <w:rFonts w:ascii="Arial" w:hAnsi="Arial" w:cs="Arial"/>
        </w:rPr>
      </w:pPr>
      <w:bookmarkStart w:id="87" w:name="_Toc466647008"/>
      <w:r w:rsidRPr="003C226E">
        <w:rPr>
          <w:rFonts w:ascii="Arial" w:hAnsi="Arial" w:cs="Arial"/>
        </w:rPr>
        <w:lastRenderedPageBreak/>
        <w:t>Menu</w:t>
      </w:r>
      <w:bookmarkEnd w:id="87"/>
    </w:p>
    <w:p w14:paraId="70A3024C" w14:textId="77777777" w:rsidR="005B00B1" w:rsidRPr="003C226E" w:rsidRDefault="005B00B1" w:rsidP="000F7DC3">
      <w:pPr>
        <w:rPr>
          <w:rFonts w:ascii="Arial" w:hAnsi="Arial" w:cs="Arial"/>
        </w:rPr>
      </w:pPr>
    </w:p>
    <w:p w14:paraId="389C05B9" w14:textId="77777777" w:rsidR="005B00B1" w:rsidRPr="003C226E" w:rsidRDefault="005B00B1" w:rsidP="005B00B1">
      <w:pPr>
        <w:rPr>
          <w:rFonts w:ascii="Arial" w:hAnsi="Arial" w:cs="Arial"/>
          <w:b/>
          <w:u w:val="single"/>
        </w:rPr>
      </w:pPr>
      <w:r w:rsidRPr="003C226E">
        <w:rPr>
          <w:rFonts w:ascii="Arial" w:hAnsi="Arial" w:cs="Arial"/>
          <w:b/>
          <w:u w:val="single"/>
        </w:rPr>
        <w:t>DESCRIPTION</w:t>
      </w:r>
    </w:p>
    <w:p w14:paraId="54945FD9" w14:textId="77777777" w:rsidR="005B00B1" w:rsidRPr="003C226E" w:rsidRDefault="00CD7283" w:rsidP="005B00B1">
      <w:pPr>
        <w:rPr>
          <w:rFonts w:ascii="Arial" w:hAnsi="Arial" w:cs="Arial"/>
        </w:rPr>
      </w:pPr>
      <w:r w:rsidRPr="003C226E">
        <w:rPr>
          <w:rFonts w:ascii="Arial" w:hAnsi="Arial" w:cs="Arial"/>
        </w:rPr>
        <w:t>The menu is a horizontally scrolling stylized interpretation of the work environment. It has several areas representing each of the topics in this</w:t>
      </w:r>
      <w:r w:rsidR="00683F2F" w:rsidRPr="003C226E">
        <w:rPr>
          <w:rFonts w:ascii="Arial" w:hAnsi="Arial" w:cs="Arial"/>
        </w:rPr>
        <w:t xml:space="preserve"> module. Each area has an icon</w:t>
      </w:r>
      <w:r w:rsidRPr="003C226E">
        <w:rPr>
          <w:rFonts w:ascii="Arial" w:hAnsi="Arial" w:cs="Arial"/>
        </w:rPr>
        <w:t xml:space="preserve"> that the learner</w:t>
      </w:r>
      <w:r w:rsidR="00683F2F" w:rsidRPr="003C226E">
        <w:rPr>
          <w:rFonts w:ascii="Arial" w:hAnsi="Arial" w:cs="Arial"/>
        </w:rPr>
        <w:t xml:space="preserve"> selects to access the relevant topic. Topic titles and durations are shown next to the icon as it passes through the central areas of the screen. No duration is shown for the Resources Room is this is contains multiple items of discretionary content of variable length.</w:t>
      </w:r>
      <w:r w:rsidR="00F34514" w:rsidRPr="003C226E">
        <w:rPr>
          <w:rFonts w:ascii="Arial" w:hAnsi="Arial" w:cs="Arial"/>
        </w:rPr>
        <w:t xml:space="preserve"> The menu has audio, so it shows the audio icon. The first topic icon should be in view and showing its title at the opening position of the menu.</w:t>
      </w:r>
    </w:p>
    <w:p w14:paraId="5B2DF946" w14:textId="77777777" w:rsidR="005B00B1" w:rsidRPr="003C226E" w:rsidRDefault="005B00B1" w:rsidP="000F7DC3">
      <w:pPr>
        <w:rPr>
          <w:rFonts w:ascii="Arial" w:hAnsi="Arial" w:cs="Arial"/>
        </w:rPr>
      </w:pPr>
    </w:p>
    <w:p w14:paraId="0DC0CC6C" w14:textId="1C987F84" w:rsidR="00683F2F" w:rsidRPr="003C226E" w:rsidRDefault="00E8599A" w:rsidP="000F7DC3">
      <w:pPr>
        <w:rPr>
          <w:rFonts w:ascii="Arial" w:hAnsi="Arial" w:cs="Arial"/>
        </w:rPr>
      </w:pPr>
      <w:ins w:id="88" w:author="Thomas Flood" w:date="2016-11-11T17:02:00Z">
        <w:r>
          <w:rPr>
            <w:rFonts w:ascii="Arial" w:hAnsi="Arial" w:cs="Arial"/>
            <w:noProof/>
            <w:highlight w:val="cyan"/>
            <w:lang w:val="en-GB" w:eastAsia="en-GB"/>
            <w:rPrChange w:id="89" w:author="Unknown">
              <w:rPr>
                <w:noProof/>
                <w:lang w:val="en-GB" w:eastAsia="en-GB"/>
              </w:rPr>
            </w:rPrChange>
          </w:rPr>
          <w:drawing>
            <wp:inline distT="0" distB="0" distL="0" distR="0" wp14:anchorId="1B8A3560" wp14:editId="32F5D927">
              <wp:extent cx="6076950" cy="972185"/>
              <wp:effectExtent l="0" t="0" r="0" b="0"/>
              <wp:docPr id="4" name="Picture 4" descr="mdl851_menu_IS_BPE_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dl851_menu_IS_BPE_v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76950" cy="972185"/>
                      </a:xfrm>
                      <a:prstGeom prst="rect">
                        <a:avLst/>
                      </a:prstGeom>
                      <a:noFill/>
                      <a:ln>
                        <a:noFill/>
                      </a:ln>
                    </pic:spPr>
                  </pic:pic>
                </a:graphicData>
              </a:graphic>
            </wp:inline>
          </w:drawing>
        </w:r>
      </w:ins>
      <w:r w:rsidR="004D7103">
        <w:rPr>
          <w:rStyle w:val="CommentReference"/>
        </w:rPr>
        <w:commentReference w:id="90"/>
      </w:r>
      <w:r w:rsidR="00821ADB">
        <w:rPr>
          <w:rStyle w:val="CommentReference"/>
        </w:rPr>
        <w:commentReference w:id="91"/>
      </w:r>
    </w:p>
    <w:p w14:paraId="386F047B" w14:textId="77777777" w:rsidR="00285BF3" w:rsidRPr="003C226E" w:rsidRDefault="00285BF3" w:rsidP="000F7DC3">
      <w:pPr>
        <w:rPr>
          <w:rFonts w:ascii="Arial" w:hAnsi="Arial" w:cs="Arial"/>
        </w:rPr>
      </w:pPr>
    </w:p>
    <w:p w14:paraId="160BB3D5" w14:textId="77777777" w:rsidR="00683F2F" w:rsidRPr="003C226E" w:rsidRDefault="00683F2F" w:rsidP="00683F2F">
      <w:pPr>
        <w:rPr>
          <w:rFonts w:ascii="Arial" w:hAnsi="Arial" w:cs="Arial"/>
          <w:b/>
          <w:u w:val="single"/>
        </w:rPr>
      </w:pPr>
      <w:r w:rsidRPr="003C226E">
        <w:rPr>
          <w:rFonts w:ascii="Arial" w:hAnsi="Arial" w:cs="Arial"/>
          <w:b/>
          <w:u w:val="single"/>
        </w:rPr>
        <w:t>TOPIC 1 TITLE</w:t>
      </w:r>
    </w:p>
    <w:p w14:paraId="59FEC15A" w14:textId="77777777" w:rsidR="00683F2F" w:rsidRPr="003C226E" w:rsidRDefault="003378A9" w:rsidP="000F7DC3">
      <w:pPr>
        <w:rPr>
          <w:rFonts w:ascii="Arial" w:hAnsi="Arial" w:cs="Arial"/>
        </w:rPr>
      </w:pPr>
      <w:r w:rsidRPr="003C226E">
        <w:rPr>
          <w:rFonts w:ascii="Arial" w:hAnsi="Arial" w:cs="Arial"/>
        </w:rPr>
        <w:t xml:space="preserve">Introduction to </w:t>
      </w:r>
      <w:r w:rsidR="007C613E" w:rsidRPr="003C226E">
        <w:rPr>
          <w:rFonts w:ascii="Arial" w:hAnsi="Arial" w:cs="Arial"/>
        </w:rPr>
        <w:t>ITS</w:t>
      </w:r>
    </w:p>
    <w:p w14:paraId="1D4C84C5" w14:textId="77777777" w:rsidR="00285BF3" w:rsidRPr="003C226E" w:rsidRDefault="00285BF3" w:rsidP="000F7DC3">
      <w:pPr>
        <w:rPr>
          <w:rFonts w:ascii="Arial" w:hAnsi="Arial" w:cs="Arial"/>
        </w:rPr>
      </w:pPr>
    </w:p>
    <w:p w14:paraId="1B8E42B3" w14:textId="77777777" w:rsidR="00683F2F" w:rsidRPr="003C226E" w:rsidRDefault="00683F2F" w:rsidP="00683F2F">
      <w:pPr>
        <w:rPr>
          <w:rFonts w:ascii="Arial" w:hAnsi="Arial" w:cs="Arial"/>
          <w:b/>
          <w:u w:val="single"/>
        </w:rPr>
      </w:pPr>
      <w:r w:rsidRPr="003C226E">
        <w:rPr>
          <w:rFonts w:ascii="Arial" w:hAnsi="Arial" w:cs="Arial"/>
          <w:b/>
          <w:u w:val="single"/>
        </w:rPr>
        <w:t>TOPIC 1 DURATION</w:t>
      </w:r>
    </w:p>
    <w:p w14:paraId="3BA18B4B" w14:textId="77777777" w:rsidR="00683F2F" w:rsidRPr="003C226E" w:rsidRDefault="003378A9" w:rsidP="00683F2F">
      <w:pPr>
        <w:rPr>
          <w:rFonts w:ascii="Arial" w:hAnsi="Arial" w:cs="Arial"/>
        </w:rPr>
      </w:pPr>
      <w:r w:rsidRPr="003C226E">
        <w:rPr>
          <w:rFonts w:ascii="Arial" w:hAnsi="Arial" w:cs="Arial"/>
        </w:rPr>
        <w:t>5</w:t>
      </w:r>
      <w:r w:rsidR="00285BF3" w:rsidRPr="003C226E">
        <w:rPr>
          <w:rFonts w:ascii="Arial" w:hAnsi="Arial" w:cs="Arial"/>
        </w:rPr>
        <w:t xml:space="preserve"> </w:t>
      </w:r>
      <w:r w:rsidR="00683F2F" w:rsidRPr="003C226E">
        <w:rPr>
          <w:rFonts w:ascii="Arial" w:hAnsi="Arial" w:cs="Arial"/>
        </w:rPr>
        <w:t>MINS</w:t>
      </w:r>
    </w:p>
    <w:p w14:paraId="3F6993EA" w14:textId="77777777" w:rsidR="00683F2F" w:rsidRPr="003C226E" w:rsidRDefault="00683F2F" w:rsidP="000F7DC3">
      <w:pPr>
        <w:rPr>
          <w:rFonts w:ascii="Arial" w:hAnsi="Arial" w:cs="Arial"/>
        </w:rPr>
      </w:pPr>
    </w:p>
    <w:p w14:paraId="505C3F6A" w14:textId="77777777" w:rsidR="00683F2F" w:rsidRPr="003C226E" w:rsidRDefault="00683F2F" w:rsidP="00683F2F">
      <w:pPr>
        <w:rPr>
          <w:rFonts w:ascii="Arial" w:hAnsi="Arial" w:cs="Arial"/>
          <w:b/>
          <w:u w:val="single"/>
        </w:rPr>
      </w:pPr>
      <w:r w:rsidRPr="003C226E">
        <w:rPr>
          <w:rFonts w:ascii="Arial" w:hAnsi="Arial" w:cs="Arial"/>
          <w:b/>
          <w:u w:val="single"/>
        </w:rPr>
        <w:t>TOPIC 2 TITLE</w:t>
      </w:r>
    </w:p>
    <w:p w14:paraId="7DF9A351" w14:textId="51C96C93" w:rsidR="00683F2F" w:rsidRPr="003C226E" w:rsidRDefault="00B1597C" w:rsidP="00683F2F">
      <w:pPr>
        <w:rPr>
          <w:rFonts w:ascii="Arial" w:hAnsi="Arial" w:cs="Arial"/>
          <w:b/>
          <w:u w:val="single"/>
        </w:rPr>
      </w:pPr>
      <w:commentRangeStart w:id="92"/>
      <w:del w:id="93" w:author="Laurence  Scotford" w:date="2016-11-28T14:37:00Z">
        <w:r w:rsidRPr="003C226E" w:rsidDel="00204884">
          <w:rPr>
            <w:rFonts w:ascii="Arial" w:hAnsi="Arial" w:cs="Arial"/>
          </w:rPr>
          <w:delText xml:space="preserve">Our </w:delText>
        </w:r>
      </w:del>
      <w:ins w:id="94" w:author="Gassmere, Dawn E" w:date="2016-11-07T08:10:00Z">
        <w:del w:id="95" w:author="Laurence  Scotford" w:date="2016-11-28T14:37:00Z">
          <w:r w:rsidR="0019120E" w:rsidDel="00204884">
            <w:rPr>
              <w:rFonts w:ascii="Arial" w:hAnsi="Arial" w:cs="Arial"/>
            </w:rPr>
            <w:delText>M</w:delText>
          </w:r>
        </w:del>
      </w:ins>
      <w:del w:id="96" w:author="Laurence  Scotford" w:date="2016-11-28T14:37:00Z">
        <w:r w:rsidRPr="003C226E" w:rsidDel="00204884">
          <w:rPr>
            <w:rFonts w:ascii="Arial" w:hAnsi="Arial" w:cs="Arial"/>
          </w:rPr>
          <w:delText>m</w:delText>
        </w:r>
        <w:r w:rsidR="003378A9" w:rsidRPr="003C226E" w:rsidDel="00204884">
          <w:rPr>
            <w:rFonts w:ascii="Arial" w:hAnsi="Arial" w:cs="Arial"/>
          </w:rPr>
          <w:delText>ission</w:delText>
        </w:r>
        <w:commentRangeEnd w:id="92"/>
        <w:r w:rsidR="00B140AC" w:rsidDel="00204884">
          <w:rPr>
            <w:rStyle w:val="CommentReference"/>
          </w:rPr>
          <w:commentReference w:id="92"/>
        </w:r>
      </w:del>
      <w:ins w:id="97" w:author="Laurence  Scotford" w:date="2016-11-28T14:37:00Z">
        <w:r w:rsidR="00204884">
          <w:rPr>
            <w:rFonts w:ascii="Arial" w:hAnsi="Arial" w:cs="Arial"/>
          </w:rPr>
          <w:t>Empowering growth</w:t>
        </w:r>
      </w:ins>
    </w:p>
    <w:p w14:paraId="6CFB4426" w14:textId="77777777" w:rsidR="00683F2F" w:rsidRPr="003C226E" w:rsidRDefault="00683F2F" w:rsidP="00683F2F">
      <w:pPr>
        <w:rPr>
          <w:rFonts w:ascii="Arial" w:hAnsi="Arial" w:cs="Arial"/>
        </w:rPr>
      </w:pPr>
    </w:p>
    <w:p w14:paraId="7E724B08" w14:textId="77777777" w:rsidR="00683F2F" w:rsidRPr="003C226E" w:rsidRDefault="00683F2F" w:rsidP="00683F2F">
      <w:pPr>
        <w:rPr>
          <w:rFonts w:ascii="Arial" w:hAnsi="Arial" w:cs="Arial"/>
          <w:b/>
          <w:u w:val="single"/>
        </w:rPr>
      </w:pPr>
      <w:r w:rsidRPr="003C226E">
        <w:rPr>
          <w:rFonts w:ascii="Arial" w:hAnsi="Arial" w:cs="Arial"/>
          <w:b/>
          <w:u w:val="single"/>
        </w:rPr>
        <w:t>TOPIC 2 DURATION</w:t>
      </w:r>
    </w:p>
    <w:p w14:paraId="01B55B09" w14:textId="77777777" w:rsidR="00683F2F" w:rsidRPr="003C226E" w:rsidRDefault="003378A9" w:rsidP="00683F2F">
      <w:pPr>
        <w:rPr>
          <w:rFonts w:ascii="Arial" w:hAnsi="Arial" w:cs="Arial"/>
        </w:rPr>
      </w:pPr>
      <w:r w:rsidRPr="003C226E">
        <w:rPr>
          <w:rFonts w:ascii="Arial" w:hAnsi="Arial" w:cs="Arial"/>
        </w:rPr>
        <w:t>5 MINS</w:t>
      </w:r>
    </w:p>
    <w:p w14:paraId="257215C1" w14:textId="77777777" w:rsidR="00683F2F" w:rsidRPr="003C226E" w:rsidRDefault="00683F2F" w:rsidP="00683F2F">
      <w:pPr>
        <w:rPr>
          <w:rFonts w:ascii="Arial" w:hAnsi="Arial" w:cs="Arial"/>
        </w:rPr>
      </w:pPr>
    </w:p>
    <w:p w14:paraId="24B94A69" w14:textId="77777777" w:rsidR="00285BF3" w:rsidRPr="003C226E" w:rsidRDefault="00285BF3" w:rsidP="00285BF3">
      <w:pPr>
        <w:rPr>
          <w:rFonts w:ascii="Arial" w:hAnsi="Arial" w:cs="Arial"/>
          <w:b/>
          <w:u w:val="single"/>
        </w:rPr>
      </w:pPr>
      <w:r w:rsidRPr="003C226E">
        <w:rPr>
          <w:rFonts w:ascii="Arial" w:hAnsi="Arial" w:cs="Arial"/>
          <w:b/>
          <w:u w:val="single"/>
        </w:rPr>
        <w:t>TOPIC 3 TITLE</w:t>
      </w:r>
    </w:p>
    <w:p w14:paraId="73685896" w14:textId="77777777" w:rsidR="00285BF3" w:rsidRPr="003C226E" w:rsidRDefault="00B1597C" w:rsidP="00285BF3">
      <w:pPr>
        <w:rPr>
          <w:rFonts w:ascii="Arial" w:hAnsi="Arial" w:cs="Arial"/>
          <w:b/>
          <w:u w:val="single"/>
        </w:rPr>
      </w:pPr>
      <w:r w:rsidRPr="003C226E">
        <w:rPr>
          <w:rFonts w:ascii="Arial" w:hAnsi="Arial" w:cs="Arial"/>
        </w:rPr>
        <w:t>How w</w:t>
      </w:r>
      <w:r w:rsidR="00C01C45" w:rsidRPr="003C226E">
        <w:rPr>
          <w:rFonts w:ascii="Arial" w:hAnsi="Arial" w:cs="Arial"/>
        </w:rPr>
        <w:t xml:space="preserve">e Work </w:t>
      </w:r>
    </w:p>
    <w:p w14:paraId="051B6669" w14:textId="77777777" w:rsidR="00285BF3" w:rsidRPr="003C226E" w:rsidRDefault="00285BF3" w:rsidP="00285BF3">
      <w:pPr>
        <w:rPr>
          <w:rFonts w:ascii="Arial" w:hAnsi="Arial" w:cs="Arial"/>
        </w:rPr>
      </w:pPr>
    </w:p>
    <w:p w14:paraId="07347DA0" w14:textId="77777777" w:rsidR="00285BF3" w:rsidRPr="003C226E" w:rsidRDefault="00285BF3" w:rsidP="00285BF3">
      <w:pPr>
        <w:rPr>
          <w:rFonts w:ascii="Arial" w:hAnsi="Arial" w:cs="Arial"/>
          <w:b/>
          <w:u w:val="single"/>
        </w:rPr>
      </w:pPr>
      <w:r w:rsidRPr="003C226E">
        <w:rPr>
          <w:rFonts w:ascii="Arial" w:hAnsi="Arial" w:cs="Arial"/>
          <w:b/>
          <w:u w:val="single"/>
        </w:rPr>
        <w:t>TOPIC 3 DURATION</w:t>
      </w:r>
    </w:p>
    <w:p w14:paraId="03C40E70" w14:textId="77777777" w:rsidR="00285BF3" w:rsidRPr="003C226E" w:rsidRDefault="00C01C45" w:rsidP="00285BF3">
      <w:pPr>
        <w:rPr>
          <w:rFonts w:ascii="Arial" w:hAnsi="Arial" w:cs="Arial"/>
        </w:rPr>
      </w:pPr>
      <w:r w:rsidRPr="003C226E">
        <w:rPr>
          <w:rFonts w:ascii="Arial" w:hAnsi="Arial" w:cs="Arial"/>
        </w:rPr>
        <w:t>11</w:t>
      </w:r>
      <w:r w:rsidR="00285BF3" w:rsidRPr="003C226E">
        <w:rPr>
          <w:rFonts w:ascii="Arial" w:hAnsi="Arial" w:cs="Arial"/>
        </w:rPr>
        <w:t xml:space="preserve"> MINS</w:t>
      </w:r>
    </w:p>
    <w:p w14:paraId="136A91B7" w14:textId="77777777" w:rsidR="00683F2F" w:rsidRPr="003C226E" w:rsidRDefault="00683F2F" w:rsidP="000F7DC3">
      <w:pPr>
        <w:rPr>
          <w:rFonts w:ascii="Arial" w:hAnsi="Arial" w:cs="Arial"/>
        </w:rPr>
      </w:pPr>
    </w:p>
    <w:p w14:paraId="7A64E7B4" w14:textId="77777777" w:rsidR="00683F2F" w:rsidRPr="003C226E" w:rsidRDefault="00683F2F" w:rsidP="00683F2F">
      <w:pPr>
        <w:rPr>
          <w:rFonts w:ascii="Arial" w:hAnsi="Arial" w:cs="Arial"/>
          <w:b/>
          <w:u w:val="single"/>
        </w:rPr>
      </w:pPr>
      <w:r w:rsidRPr="003C226E">
        <w:rPr>
          <w:rFonts w:ascii="Arial" w:hAnsi="Arial" w:cs="Arial"/>
          <w:b/>
          <w:u w:val="single"/>
        </w:rPr>
        <w:t>RESOURCES TOPIC TITLE</w:t>
      </w:r>
    </w:p>
    <w:p w14:paraId="0C19D683" w14:textId="77777777" w:rsidR="00683F2F" w:rsidRPr="003C226E" w:rsidRDefault="00683F2F" w:rsidP="000F7DC3">
      <w:pPr>
        <w:rPr>
          <w:rFonts w:ascii="Arial" w:hAnsi="Arial" w:cs="Arial"/>
        </w:rPr>
      </w:pPr>
      <w:r w:rsidRPr="003C226E">
        <w:rPr>
          <w:rFonts w:ascii="Arial" w:hAnsi="Arial" w:cs="Arial"/>
        </w:rPr>
        <w:t xml:space="preserve">Resources </w:t>
      </w:r>
      <w:del w:id="98" w:author="Gassmere, Dawn E" w:date="2016-11-07T07:41:00Z">
        <w:r w:rsidRPr="003C226E" w:rsidDel="004D7103">
          <w:rPr>
            <w:rFonts w:ascii="Arial" w:hAnsi="Arial" w:cs="Arial"/>
          </w:rPr>
          <w:delText>r</w:delText>
        </w:r>
      </w:del>
      <w:ins w:id="99" w:author="Gassmere, Dawn E" w:date="2016-11-07T07:41:00Z">
        <w:r w:rsidR="004D7103">
          <w:rPr>
            <w:rFonts w:ascii="Arial" w:hAnsi="Arial" w:cs="Arial"/>
          </w:rPr>
          <w:t>R</w:t>
        </w:r>
      </w:ins>
      <w:r w:rsidRPr="003C226E">
        <w:rPr>
          <w:rFonts w:ascii="Arial" w:hAnsi="Arial" w:cs="Arial"/>
        </w:rPr>
        <w:t>oom</w:t>
      </w:r>
    </w:p>
    <w:p w14:paraId="56470547" w14:textId="77777777" w:rsidR="00683F2F" w:rsidRPr="003C226E" w:rsidRDefault="00683F2F" w:rsidP="000F7DC3">
      <w:pPr>
        <w:rPr>
          <w:rFonts w:ascii="Arial" w:hAnsi="Arial" w:cs="Arial"/>
        </w:rPr>
      </w:pPr>
    </w:p>
    <w:p w14:paraId="7DA25CA4" w14:textId="77777777" w:rsidR="00F34514" w:rsidRPr="003C226E" w:rsidRDefault="00F34514" w:rsidP="000F7DC3">
      <w:pPr>
        <w:rPr>
          <w:rFonts w:ascii="Arial" w:hAnsi="Arial" w:cs="Arial"/>
          <w:b/>
          <w:u w:val="single"/>
        </w:rPr>
      </w:pPr>
      <w:r w:rsidRPr="003C226E">
        <w:rPr>
          <w:rFonts w:ascii="Arial" w:hAnsi="Arial" w:cs="Arial"/>
          <w:b/>
          <w:u w:val="single"/>
        </w:rPr>
        <w:t>GUIDE AUDIO</w:t>
      </w:r>
    </w:p>
    <w:p w14:paraId="58C8F657" w14:textId="32B8FF8D" w:rsidR="00F34514" w:rsidRPr="003C226E" w:rsidRDefault="00D9346B" w:rsidP="000F7DC3">
      <w:pPr>
        <w:rPr>
          <w:rFonts w:ascii="Arial" w:hAnsi="Arial" w:cs="Arial"/>
        </w:rPr>
      </w:pPr>
      <w:r w:rsidRPr="003C226E">
        <w:rPr>
          <w:rFonts w:ascii="Arial" w:hAnsi="Arial" w:cs="Arial"/>
        </w:rPr>
        <w:t>Now that you</w:t>
      </w:r>
      <w:del w:id="100" w:author="Adam Boothroyd" w:date="2016-11-28T11:34:00Z">
        <w:r w:rsidRPr="003C226E" w:rsidDel="009857B8">
          <w:rPr>
            <w:rFonts w:ascii="Arial" w:hAnsi="Arial" w:cs="Arial"/>
          </w:rPr>
          <w:delText>'</w:delText>
        </w:r>
      </w:del>
      <w:ins w:id="101" w:author="Adam Boothroyd" w:date="2016-11-28T11:34:00Z">
        <w:r w:rsidR="009857B8">
          <w:rPr>
            <w:rFonts w:ascii="Arial" w:hAnsi="Arial" w:cs="Arial"/>
          </w:rPr>
          <w:t>'</w:t>
        </w:r>
      </w:ins>
      <w:r w:rsidR="00F34514" w:rsidRPr="003C226E">
        <w:rPr>
          <w:rFonts w:ascii="Arial" w:hAnsi="Arial" w:cs="Arial"/>
        </w:rPr>
        <w:t xml:space="preserve">re inside the </w:t>
      </w:r>
      <w:r w:rsidR="00C01C45" w:rsidRPr="003C226E">
        <w:rPr>
          <w:rFonts w:ascii="Arial" w:hAnsi="Arial" w:cs="Arial"/>
        </w:rPr>
        <w:t>ITS</w:t>
      </w:r>
      <w:r w:rsidR="00F34514" w:rsidRPr="003C226E">
        <w:rPr>
          <w:rFonts w:ascii="Arial" w:hAnsi="Arial" w:cs="Arial"/>
        </w:rPr>
        <w:t xml:space="preserve"> landmark, you can scroll to the right to see different areas. To enter an area</w:t>
      </w:r>
      <w:r w:rsidR="00C2776B">
        <w:rPr>
          <w:rFonts w:ascii="Arial" w:hAnsi="Arial" w:cs="Arial"/>
        </w:rPr>
        <w:t>,</w:t>
      </w:r>
      <w:r w:rsidR="00F34514" w:rsidRPr="003C226E">
        <w:rPr>
          <w:rFonts w:ascii="Arial" w:hAnsi="Arial" w:cs="Arial"/>
        </w:rPr>
        <w:t xml:space="preserve"> select the icon next to its title, like the one you can see here.</w:t>
      </w:r>
      <w:r w:rsidR="009D133D" w:rsidRPr="003C226E">
        <w:rPr>
          <w:rFonts w:ascii="Arial" w:hAnsi="Arial" w:cs="Arial"/>
        </w:rPr>
        <w:t xml:space="preserve"> Whenever you want to leave this landmark, select the exit icon at the top of the screen. </w:t>
      </w:r>
      <w:del w:id="102" w:author="Gassmere, Dawn E" w:date="2016-11-07T07:42:00Z">
        <w:r w:rsidR="009D133D" w:rsidRPr="003C226E" w:rsidDel="004D7103">
          <w:rPr>
            <w:rFonts w:ascii="Arial" w:hAnsi="Arial" w:cs="Arial"/>
          </w:rPr>
          <w:delText xml:space="preserve">I'll </w:delText>
        </w:r>
      </w:del>
      <w:ins w:id="103" w:author="Gassmere, Dawn E" w:date="2016-11-07T07:42:00Z">
        <w:r w:rsidR="004D7103">
          <w:rPr>
            <w:rFonts w:ascii="Arial" w:hAnsi="Arial" w:cs="Arial"/>
          </w:rPr>
          <w:t>It</w:t>
        </w:r>
        <w:del w:id="104" w:author="Adam Boothroyd" w:date="2016-11-28T11:34:00Z">
          <w:r w:rsidR="004D7103" w:rsidDel="009857B8">
            <w:rPr>
              <w:rFonts w:ascii="Arial" w:hAnsi="Arial" w:cs="Arial"/>
            </w:rPr>
            <w:delText>’</w:delText>
          </w:r>
        </w:del>
      </w:ins>
      <w:ins w:id="105" w:author="Adam Boothroyd" w:date="2016-11-28T11:34:00Z">
        <w:r w:rsidR="009857B8">
          <w:rPr>
            <w:rFonts w:ascii="Arial" w:hAnsi="Arial" w:cs="Arial"/>
          </w:rPr>
          <w:t>'</w:t>
        </w:r>
      </w:ins>
      <w:ins w:id="106" w:author="Gassmere, Dawn E" w:date="2016-11-07T07:42:00Z">
        <w:r w:rsidR="004D7103">
          <w:rPr>
            <w:rFonts w:ascii="Arial" w:hAnsi="Arial" w:cs="Arial"/>
          </w:rPr>
          <w:t xml:space="preserve">ll </w:t>
        </w:r>
      </w:ins>
      <w:r w:rsidR="009D133D" w:rsidRPr="003C226E">
        <w:rPr>
          <w:rFonts w:ascii="Arial" w:hAnsi="Arial" w:cs="Arial"/>
        </w:rPr>
        <w:t>remember where you were, so we can continue your tour when you return. Now please sele</w:t>
      </w:r>
      <w:r w:rsidR="00C01C45" w:rsidRPr="003C226E">
        <w:rPr>
          <w:rFonts w:ascii="Arial" w:hAnsi="Arial" w:cs="Arial"/>
        </w:rPr>
        <w:t>ct an area to begin your tour of ITS</w:t>
      </w:r>
      <w:r w:rsidR="009D133D" w:rsidRPr="003C226E">
        <w:rPr>
          <w:rFonts w:ascii="Arial" w:hAnsi="Arial" w:cs="Arial"/>
        </w:rPr>
        <w:t>.</w:t>
      </w:r>
    </w:p>
    <w:p w14:paraId="309F3DB3" w14:textId="77777777" w:rsidR="00F34514" w:rsidRPr="003C226E" w:rsidRDefault="00F34514" w:rsidP="000F7DC3">
      <w:pPr>
        <w:rPr>
          <w:rFonts w:ascii="Arial" w:hAnsi="Arial" w:cs="Arial"/>
        </w:rPr>
      </w:pPr>
    </w:p>
    <w:p w14:paraId="680ECA8D" w14:textId="77777777" w:rsidR="009D133D" w:rsidRPr="003C226E" w:rsidRDefault="009D133D" w:rsidP="009D133D">
      <w:pPr>
        <w:rPr>
          <w:rFonts w:ascii="Arial" w:hAnsi="Arial" w:cs="Arial"/>
          <w:b/>
          <w:u w:val="single"/>
        </w:rPr>
      </w:pPr>
      <w:r w:rsidRPr="003C226E">
        <w:rPr>
          <w:rFonts w:ascii="Arial" w:hAnsi="Arial" w:cs="Arial"/>
          <w:b/>
          <w:u w:val="single"/>
        </w:rPr>
        <w:t>INSTRUCTION TEXT</w:t>
      </w:r>
    </w:p>
    <w:p w14:paraId="1A7D6ADA" w14:textId="77777777" w:rsidR="009D133D" w:rsidRPr="003C226E" w:rsidRDefault="009D133D" w:rsidP="000F7DC3">
      <w:pPr>
        <w:rPr>
          <w:rFonts w:ascii="Arial" w:hAnsi="Arial" w:cs="Arial"/>
        </w:rPr>
      </w:pPr>
      <w:r w:rsidRPr="003C226E">
        <w:rPr>
          <w:rFonts w:ascii="Arial" w:hAnsi="Arial" w:cs="Arial"/>
        </w:rPr>
        <w:t>Scroll to the right to see all the areas. Select an icon to enter an area.</w:t>
      </w:r>
    </w:p>
    <w:p w14:paraId="5878E8B0" w14:textId="77777777" w:rsidR="003D6AD2" w:rsidRPr="003C226E" w:rsidRDefault="003D6AD2" w:rsidP="003D6AD2">
      <w:pPr>
        <w:pStyle w:val="Heading1"/>
        <w:rPr>
          <w:rFonts w:ascii="Arial" w:hAnsi="Arial" w:cs="Arial"/>
        </w:rPr>
      </w:pPr>
      <w:bookmarkStart w:id="107" w:name="_Toc466647009"/>
      <w:r w:rsidRPr="003C226E">
        <w:rPr>
          <w:rFonts w:ascii="Arial" w:hAnsi="Arial" w:cs="Arial"/>
        </w:rPr>
        <w:lastRenderedPageBreak/>
        <w:t>Topic</w:t>
      </w:r>
      <w:r w:rsidR="00D921F2" w:rsidRPr="003C226E">
        <w:rPr>
          <w:rFonts w:ascii="Arial" w:hAnsi="Arial" w:cs="Arial"/>
        </w:rPr>
        <w:t xml:space="preserve"> 1</w:t>
      </w:r>
      <w:r w:rsidRPr="003C226E">
        <w:rPr>
          <w:rFonts w:ascii="Arial" w:hAnsi="Arial" w:cs="Arial"/>
        </w:rPr>
        <w:t xml:space="preserve">: </w:t>
      </w:r>
      <w:r w:rsidR="00285BF3" w:rsidRPr="003C226E">
        <w:rPr>
          <w:rFonts w:ascii="Arial" w:hAnsi="Arial" w:cs="Arial"/>
        </w:rPr>
        <w:t xml:space="preserve">Introduction to </w:t>
      </w:r>
      <w:r w:rsidR="00C01C45" w:rsidRPr="003C226E">
        <w:rPr>
          <w:rFonts w:ascii="Arial" w:hAnsi="Arial" w:cs="Arial"/>
        </w:rPr>
        <w:t>ITS</w:t>
      </w:r>
      <w:bookmarkEnd w:id="107"/>
    </w:p>
    <w:p w14:paraId="31838A52" w14:textId="77777777" w:rsidR="003D6AD2" w:rsidRPr="003C226E" w:rsidRDefault="003D6AD2" w:rsidP="003D6AD2">
      <w:pPr>
        <w:rPr>
          <w:rFonts w:ascii="Arial" w:hAnsi="Arial" w:cs="Arial"/>
        </w:rPr>
      </w:pPr>
    </w:p>
    <w:p w14:paraId="1E5E3239" w14:textId="77777777" w:rsidR="00C01C45" w:rsidRPr="003C226E" w:rsidRDefault="00C01C45" w:rsidP="00C01C45">
      <w:pPr>
        <w:pStyle w:val="Heading2"/>
        <w:rPr>
          <w:rFonts w:ascii="Arial" w:hAnsi="Arial" w:cs="Arial"/>
          <w:color w:val="FFFFFF"/>
        </w:rPr>
      </w:pPr>
      <w:bookmarkStart w:id="108" w:name="_Toc466647010"/>
      <w:r w:rsidRPr="003C226E">
        <w:rPr>
          <w:rFonts w:ascii="Arial" w:hAnsi="Arial" w:cs="Arial"/>
        </w:rPr>
        <w:lastRenderedPageBreak/>
        <w:t xml:space="preserve">SCREEN </w:t>
      </w:r>
      <w:r w:rsidRPr="003C226E">
        <w:rPr>
          <w:rFonts w:ascii="Arial" w:hAnsi="Arial" w:cs="Arial"/>
          <w:color w:val="FFFFFF"/>
        </w:rPr>
        <w:t>01_100</w:t>
      </w:r>
      <w:bookmarkEnd w:id="108"/>
    </w:p>
    <w:p w14:paraId="1EB984A8" w14:textId="77777777" w:rsidR="00C01C45" w:rsidRPr="003C226E" w:rsidRDefault="00C01C45" w:rsidP="00C01C4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4E22F39A" w14:textId="77777777" w:rsidR="00C01C45" w:rsidRPr="003C226E" w:rsidRDefault="00C01C45" w:rsidP="00C01C45">
      <w:pPr>
        <w:rPr>
          <w:rFonts w:ascii="Arial" w:hAnsi="Arial" w:cs="Arial"/>
          <w:b/>
          <w:u w:val="single"/>
        </w:rPr>
      </w:pPr>
    </w:p>
    <w:p w14:paraId="2DE83B3B"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41350992" w14:textId="77777777" w:rsidR="00C01C45" w:rsidRPr="001C4F42" w:rsidRDefault="00C01C45" w:rsidP="00C01C45">
      <w:pPr>
        <w:rPr>
          <w:rFonts w:ascii="Arial" w:hAnsi="Arial" w:cs="Arial"/>
          <w:sz w:val="22"/>
          <w:szCs w:val="22"/>
        </w:rPr>
      </w:pPr>
      <w:r w:rsidRPr="001C4F42">
        <w:rPr>
          <w:rFonts w:ascii="Arial" w:hAnsi="Arial" w:cs="Arial"/>
          <w:sz w:val="22"/>
          <w:szCs w:val="22"/>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2ABCF64A" w14:textId="77777777" w:rsidR="00C01C45" w:rsidRPr="001C4F42" w:rsidRDefault="00C01C45" w:rsidP="00C01C45">
      <w:pPr>
        <w:rPr>
          <w:rFonts w:ascii="Arial" w:hAnsi="Arial" w:cs="Arial"/>
          <w:sz w:val="22"/>
          <w:szCs w:val="22"/>
        </w:rPr>
      </w:pPr>
    </w:p>
    <w:p w14:paraId="2E413CF7" w14:textId="77777777" w:rsidR="00C01C45" w:rsidRPr="001C4F42" w:rsidRDefault="002D4C23" w:rsidP="00C01C45">
      <w:pPr>
        <w:rPr>
          <w:rFonts w:ascii="Arial" w:hAnsi="Arial" w:cs="Arial"/>
          <w:sz w:val="22"/>
          <w:szCs w:val="22"/>
        </w:rPr>
      </w:pPr>
      <w:r w:rsidRPr="001C4F42">
        <w:rPr>
          <w:rFonts w:ascii="Arial" w:hAnsi="Arial" w:cs="Arial"/>
          <w:sz w:val="22"/>
          <w:szCs w:val="22"/>
        </w:rPr>
        <w:t xml:space="preserve">We will challenge learners to think about how MDLZ relies on </w:t>
      </w:r>
      <w:ins w:id="109" w:author="Gassmere, Dawn E" w:date="2016-11-07T07:43:00Z">
        <w:r w:rsidR="004D7103">
          <w:rPr>
            <w:rFonts w:ascii="Arial" w:hAnsi="Arial" w:cs="Arial"/>
            <w:sz w:val="22"/>
            <w:szCs w:val="22"/>
          </w:rPr>
          <w:t xml:space="preserve">Information </w:t>
        </w:r>
      </w:ins>
      <w:del w:id="110" w:author="Gassmere, Dawn E" w:date="2016-11-07T07:43:00Z">
        <w:r w:rsidRPr="001C4F42" w:rsidDel="004D7103">
          <w:rPr>
            <w:rFonts w:ascii="Arial" w:hAnsi="Arial" w:cs="Arial"/>
            <w:sz w:val="22"/>
            <w:szCs w:val="22"/>
          </w:rPr>
          <w:delText>t</w:delText>
        </w:r>
      </w:del>
      <w:ins w:id="111" w:author="Gassmere, Dawn E" w:date="2016-11-07T07:43:00Z">
        <w:r w:rsidR="004D7103">
          <w:rPr>
            <w:rFonts w:ascii="Arial" w:hAnsi="Arial" w:cs="Arial"/>
            <w:sz w:val="22"/>
            <w:szCs w:val="22"/>
          </w:rPr>
          <w:t>T</w:t>
        </w:r>
      </w:ins>
      <w:r w:rsidRPr="001C4F42">
        <w:rPr>
          <w:rFonts w:ascii="Arial" w:hAnsi="Arial" w:cs="Arial"/>
          <w:sz w:val="22"/>
          <w:szCs w:val="22"/>
        </w:rPr>
        <w:t xml:space="preserve">echnology </w:t>
      </w:r>
      <w:ins w:id="112" w:author="Gassmere, Dawn E" w:date="2016-11-07T08:17:00Z">
        <w:r w:rsidR="00826997">
          <w:rPr>
            <w:rFonts w:ascii="Arial" w:hAnsi="Arial" w:cs="Arial"/>
            <w:sz w:val="22"/>
            <w:szCs w:val="22"/>
          </w:rPr>
          <w:t>and</w:t>
        </w:r>
      </w:ins>
      <w:ins w:id="113" w:author="Gassmere, Dawn E" w:date="2016-11-07T07:43:00Z">
        <w:r w:rsidR="004D7103">
          <w:rPr>
            <w:rFonts w:ascii="Arial" w:hAnsi="Arial" w:cs="Arial"/>
            <w:sz w:val="22"/>
            <w:szCs w:val="22"/>
          </w:rPr>
          <w:t xml:space="preserve"> </w:t>
        </w:r>
      </w:ins>
      <w:del w:id="114" w:author="Gassmere, Dawn E" w:date="2016-11-07T07:43:00Z">
        <w:r w:rsidRPr="001C4F42" w:rsidDel="004D7103">
          <w:rPr>
            <w:rFonts w:ascii="Arial" w:hAnsi="Arial" w:cs="Arial"/>
            <w:sz w:val="22"/>
            <w:szCs w:val="22"/>
          </w:rPr>
          <w:delText>s</w:delText>
        </w:r>
      </w:del>
      <w:ins w:id="115" w:author="Gassmere, Dawn E" w:date="2016-11-07T07:43:00Z">
        <w:r w:rsidR="004D7103">
          <w:rPr>
            <w:rFonts w:ascii="Arial" w:hAnsi="Arial" w:cs="Arial"/>
            <w:sz w:val="22"/>
            <w:szCs w:val="22"/>
          </w:rPr>
          <w:t>S</w:t>
        </w:r>
      </w:ins>
      <w:r w:rsidRPr="001C4F42">
        <w:rPr>
          <w:rFonts w:ascii="Arial" w:hAnsi="Arial" w:cs="Arial"/>
          <w:sz w:val="22"/>
          <w:szCs w:val="22"/>
        </w:rPr>
        <w:t xml:space="preserve">olutions. </w:t>
      </w:r>
    </w:p>
    <w:p w14:paraId="17CC9F88" w14:textId="77777777" w:rsidR="00C01C45" w:rsidRPr="001C4F42" w:rsidRDefault="00C01C45" w:rsidP="00C01C45">
      <w:pPr>
        <w:rPr>
          <w:rFonts w:ascii="Arial" w:hAnsi="Arial" w:cs="Arial"/>
          <w:sz w:val="22"/>
          <w:szCs w:val="22"/>
        </w:rPr>
      </w:pPr>
    </w:p>
    <w:p w14:paraId="2010E90B"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IMAGE</w:t>
      </w:r>
    </w:p>
    <w:p w14:paraId="43C90D28" w14:textId="77777777" w:rsidR="00C01C45" w:rsidRPr="001C4F42" w:rsidRDefault="002D4C23" w:rsidP="00C01C45">
      <w:pPr>
        <w:rPr>
          <w:rFonts w:ascii="Arial" w:hAnsi="Arial" w:cs="Arial"/>
          <w:sz w:val="22"/>
          <w:szCs w:val="22"/>
        </w:rPr>
      </w:pPr>
      <w:r w:rsidRPr="001C4F42">
        <w:rPr>
          <w:rFonts w:ascii="Arial" w:hAnsi="Arial" w:cs="Arial"/>
          <w:sz w:val="22"/>
          <w:szCs w:val="22"/>
        </w:rPr>
        <w:t>Image echoing the menu scree</w:t>
      </w:r>
      <w:r w:rsidR="0011770E" w:rsidRPr="001C4F42">
        <w:rPr>
          <w:rFonts w:ascii="Arial" w:hAnsi="Arial" w:cs="Arial"/>
          <w:sz w:val="22"/>
          <w:szCs w:val="22"/>
        </w:rPr>
        <w:t>n</w:t>
      </w:r>
      <w:r w:rsidR="00DA770D" w:rsidRPr="001C4F42">
        <w:rPr>
          <w:rFonts w:ascii="Arial" w:hAnsi="Arial" w:cs="Arial"/>
          <w:sz w:val="22"/>
          <w:szCs w:val="22"/>
        </w:rPr>
        <w:t>s across this and other Landmarks.</w:t>
      </w:r>
      <w:r w:rsidR="0011770E" w:rsidRPr="001C4F42">
        <w:rPr>
          <w:rFonts w:ascii="Arial" w:hAnsi="Arial" w:cs="Arial"/>
          <w:sz w:val="22"/>
          <w:szCs w:val="22"/>
        </w:rPr>
        <w:t xml:space="preserve"> </w:t>
      </w:r>
      <w:r w:rsidR="00DA770D" w:rsidRPr="001C4F42">
        <w:rPr>
          <w:rFonts w:ascii="Arial" w:hAnsi="Arial" w:cs="Arial"/>
          <w:sz w:val="22"/>
          <w:szCs w:val="22"/>
        </w:rPr>
        <w:t>P</w:t>
      </w:r>
      <w:r w:rsidRPr="001C4F42">
        <w:rPr>
          <w:rFonts w:ascii="Arial" w:hAnsi="Arial" w:cs="Arial"/>
          <w:sz w:val="22"/>
          <w:szCs w:val="22"/>
        </w:rPr>
        <w:t>eople working</w:t>
      </w:r>
      <w:r w:rsidR="00DA770D" w:rsidRPr="001C4F42">
        <w:rPr>
          <w:rFonts w:ascii="Arial" w:hAnsi="Arial" w:cs="Arial"/>
          <w:sz w:val="22"/>
          <w:szCs w:val="22"/>
        </w:rPr>
        <w:t xml:space="preserve"> in different locations in MDLZ, all using technology solutions. </w:t>
      </w:r>
    </w:p>
    <w:p w14:paraId="130AA049" w14:textId="77777777" w:rsidR="00C01C45" w:rsidRPr="001C4F42" w:rsidRDefault="00C01C45" w:rsidP="00C01C45">
      <w:pPr>
        <w:rPr>
          <w:rFonts w:ascii="Arial" w:hAnsi="Arial" w:cs="Arial"/>
          <w:b/>
          <w:sz w:val="22"/>
          <w:szCs w:val="22"/>
          <w:u w:val="single"/>
        </w:rPr>
      </w:pPr>
    </w:p>
    <w:p w14:paraId="19B3C17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BODY TEXT</w:t>
      </w:r>
      <w:r w:rsidRPr="001C4F42">
        <w:rPr>
          <w:rFonts w:ascii="Arial" w:hAnsi="Arial" w:cs="Arial"/>
          <w:b/>
          <w:color w:val="808080"/>
          <w:sz w:val="22"/>
          <w:szCs w:val="22"/>
        </w:rPr>
        <w:t xml:space="preserve"> </w:t>
      </w:r>
    </w:p>
    <w:p w14:paraId="201123B5" w14:textId="77777777" w:rsidR="00D673B8" w:rsidRDefault="00FC74BD" w:rsidP="00C01C45">
      <w:pPr>
        <w:rPr>
          <w:ins w:id="116" w:author="Ben  Pester" w:date="2016-11-11T09:25:00Z"/>
          <w:rFonts w:ascii="Arial" w:hAnsi="Arial" w:cs="Arial"/>
          <w:sz w:val="22"/>
          <w:szCs w:val="22"/>
        </w:rPr>
      </w:pPr>
      <w:r w:rsidRPr="001C4F42">
        <w:rPr>
          <w:rFonts w:ascii="Arial" w:hAnsi="Arial" w:cs="Arial"/>
          <w:sz w:val="22"/>
          <w:szCs w:val="22"/>
        </w:rPr>
        <w:t xml:space="preserve">Hi there! </w:t>
      </w:r>
      <w:del w:id="117" w:author="Microsoft Office User" w:date="2016-11-08T09:04:00Z">
        <w:r w:rsidRPr="001C4F42" w:rsidDel="000871BC">
          <w:rPr>
            <w:rFonts w:ascii="Arial" w:hAnsi="Arial" w:cs="Arial"/>
            <w:sz w:val="22"/>
            <w:szCs w:val="22"/>
          </w:rPr>
          <w:delText xml:space="preserve">You </w:delText>
        </w:r>
        <w:commentRangeStart w:id="118"/>
        <w:r w:rsidRPr="001C4F42" w:rsidDel="000871BC">
          <w:rPr>
            <w:rFonts w:ascii="Arial" w:hAnsi="Arial" w:cs="Arial"/>
            <w:sz w:val="22"/>
            <w:szCs w:val="22"/>
          </w:rPr>
          <w:delText>look like a switched-on professional person</w:delText>
        </w:r>
        <w:commentRangeEnd w:id="118"/>
        <w:r w:rsidR="004D7103" w:rsidDel="000871BC">
          <w:rPr>
            <w:rStyle w:val="CommentReference"/>
          </w:rPr>
          <w:commentReference w:id="118"/>
        </w:r>
        <w:r w:rsidRPr="001C4F42" w:rsidDel="000871BC">
          <w:rPr>
            <w:rFonts w:ascii="Arial" w:hAnsi="Arial" w:cs="Arial"/>
            <w:sz w:val="22"/>
            <w:szCs w:val="22"/>
          </w:rPr>
          <w:delText xml:space="preserve">. </w:delText>
        </w:r>
      </w:del>
      <w:r w:rsidR="00395F68" w:rsidRPr="001C4F42">
        <w:rPr>
          <w:rFonts w:ascii="Arial" w:hAnsi="Arial" w:cs="Arial"/>
          <w:sz w:val="22"/>
          <w:szCs w:val="22"/>
        </w:rPr>
        <w:t xml:space="preserve">You probably already know that </w:t>
      </w:r>
      <w:ins w:id="119" w:author="Microsoft Office User" w:date="2016-11-08T09:04:00Z">
        <w:del w:id="120" w:author="Ben  Pester" w:date="2016-11-11T09:23:00Z">
          <w:r w:rsidR="000871BC" w:rsidDel="00D673B8">
            <w:rPr>
              <w:rFonts w:ascii="Arial" w:hAnsi="Arial" w:cs="Arial"/>
              <w:sz w:val="22"/>
              <w:szCs w:val="22"/>
            </w:rPr>
            <w:delText xml:space="preserve">nowadays </w:delText>
          </w:r>
        </w:del>
        <w:r w:rsidR="000871BC">
          <w:rPr>
            <w:rFonts w:ascii="Arial" w:hAnsi="Arial" w:cs="Arial"/>
            <w:sz w:val="22"/>
            <w:szCs w:val="22"/>
          </w:rPr>
          <w:t xml:space="preserve">technology is </w:t>
        </w:r>
        <w:del w:id="121" w:author="Microsoft Office User" w:date="2016-11-08T15:46:00Z">
          <w:r w:rsidR="000871BC" w:rsidDel="0093512B">
            <w:rPr>
              <w:rFonts w:ascii="Arial" w:hAnsi="Arial" w:cs="Arial"/>
              <w:sz w:val="22"/>
              <w:szCs w:val="22"/>
            </w:rPr>
            <w:delText>embed</w:delText>
          </w:r>
        </w:del>
      </w:ins>
      <w:ins w:id="122" w:author="Microsoft Office User" w:date="2016-11-08T15:46:00Z">
        <w:del w:id="123" w:author="Ben  Pester" w:date="2016-11-11T09:23:00Z">
          <w:r w:rsidR="0093512B" w:rsidDel="00D673B8">
            <w:rPr>
              <w:rFonts w:ascii="Arial" w:hAnsi="Arial" w:cs="Arial"/>
              <w:sz w:val="22"/>
              <w:szCs w:val="22"/>
            </w:rPr>
            <w:delText>embedded</w:delText>
          </w:r>
        </w:del>
      </w:ins>
      <w:ins w:id="124" w:author="Microsoft Office User" w:date="2016-11-08T09:04:00Z">
        <w:del w:id="125" w:author="Ben  Pester" w:date="2016-11-11T09:23:00Z">
          <w:r w:rsidR="000871BC" w:rsidDel="00D673B8">
            <w:rPr>
              <w:rFonts w:ascii="Arial" w:hAnsi="Arial" w:cs="Arial"/>
              <w:sz w:val="22"/>
              <w:szCs w:val="22"/>
            </w:rPr>
            <w:delText xml:space="preserve"> in each</w:delText>
          </w:r>
        </w:del>
      </w:ins>
      <w:ins w:id="126" w:author="Ben  Pester" w:date="2016-11-11T09:23:00Z">
        <w:r w:rsidR="00D673B8">
          <w:rPr>
            <w:rFonts w:ascii="Arial" w:hAnsi="Arial" w:cs="Arial"/>
            <w:sz w:val="22"/>
            <w:szCs w:val="22"/>
          </w:rPr>
          <w:t>ingrained in ever</w:t>
        </w:r>
      </w:ins>
      <w:ins w:id="127" w:author="Ben  Pester" w:date="2016-11-11T09:24:00Z">
        <w:r w:rsidR="00D673B8">
          <w:rPr>
            <w:rFonts w:ascii="Arial" w:hAnsi="Arial" w:cs="Arial"/>
            <w:sz w:val="22"/>
            <w:szCs w:val="22"/>
          </w:rPr>
          <w:t>y</w:t>
        </w:r>
      </w:ins>
      <w:ins w:id="128" w:author="Microsoft Office User" w:date="2016-11-08T09:04:00Z">
        <w:r w:rsidR="000871BC">
          <w:rPr>
            <w:rFonts w:ascii="Arial" w:hAnsi="Arial" w:cs="Arial"/>
            <w:sz w:val="22"/>
            <w:szCs w:val="22"/>
          </w:rPr>
          <w:t xml:space="preserve"> part of our business </w:t>
        </w:r>
        <w:del w:id="129" w:author="Ben  Pester" w:date="2016-11-11T09:24:00Z">
          <w:r w:rsidR="000871BC" w:rsidDel="00D673B8">
            <w:rPr>
              <w:rFonts w:ascii="Arial" w:hAnsi="Arial" w:cs="Arial"/>
              <w:sz w:val="22"/>
              <w:szCs w:val="22"/>
            </w:rPr>
            <w:delText>and indeed is crucial to enable our</w:delText>
          </w:r>
        </w:del>
      </w:ins>
      <w:ins w:id="130" w:author="Ben  Pester" w:date="2016-11-11T09:24:00Z">
        <w:r w:rsidR="00D673B8">
          <w:rPr>
            <w:rFonts w:ascii="Arial" w:hAnsi="Arial" w:cs="Arial"/>
            <w:sz w:val="22"/>
            <w:szCs w:val="22"/>
          </w:rPr>
          <w:t>– from the humble day-to-day work to our greatest</w:t>
        </w:r>
      </w:ins>
      <w:ins w:id="131" w:author="Microsoft Office User" w:date="2016-11-08T09:04:00Z">
        <w:r w:rsidR="000871BC">
          <w:rPr>
            <w:rFonts w:ascii="Arial" w:hAnsi="Arial" w:cs="Arial"/>
            <w:sz w:val="22"/>
            <w:szCs w:val="22"/>
          </w:rPr>
          <w:t xml:space="preserve"> strategic ambitions. </w:t>
        </w:r>
      </w:ins>
    </w:p>
    <w:p w14:paraId="4C93A2CE" w14:textId="77777777" w:rsidR="00D673B8" w:rsidRDefault="00D673B8" w:rsidP="00C01C45">
      <w:pPr>
        <w:rPr>
          <w:ins w:id="132" w:author="Ben  Pester" w:date="2016-11-11T09:25:00Z"/>
          <w:rFonts w:ascii="Arial" w:hAnsi="Arial" w:cs="Arial"/>
          <w:sz w:val="22"/>
          <w:szCs w:val="22"/>
        </w:rPr>
      </w:pPr>
    </w:p>
    <w:p w14:paraId="56D9A0AF" w14:textId="09A3464A" w:rsidR="001E605D" w:rsidRPr="001C4F42" w:rsidRDefault="00FC74BD" w:rsidP="00C01C45">
      <w:pPr>
        <w:rPr>
          <w:rFonts w:ascii="Arial" w:hAnsi="Arial" w:cs="Arial"/>
          <w:sz w:val="22"/>
          <w:szCs w:val="22"/>
        </w:rPr>
      </w:pPr>
      <w:del w:id="133" w:author="Microsoft Office User" w:date="2016-11-08T09:05:00Z">
        <w:r w:rsidRPr="001C4F42" w:rsidDel="000871BC">
          <w:rPr>
            <w:rFonts w:ascii="Arial" w:hAnsi="Arial" w:cs="Arial"/>
            <w:sz w:val="22"/>
            <w:szCs w:val="22"/>
          </w:rPr>
          <w:delText xml:space="preserve">our work </w:delText>
        </w:r>
        <w:r w:rsidR="00BD37E0" w:rsidRPr="001C4F42" w:rsidDel="000871BC">
          <w:rPr>
            <w:rFonts w:ascii="Arial" w:hAnsi="Arial" w:cs="Arial"/>
            <w:sz w:val="22"/>
            <w:szCs w:val="22"/>
          </w:rPr>
          <w:delText>goes well beyond running</w:delText>
        </w:r>
        <w:r w:rsidRPr="001C4F42" w:rsidDel="000871BC">
          <w:rPr>
            <w:rFonts w:ascii="Arial" w:hAnsi="Arial" w:cs="Arial"/>
            <w:sz w:val="22"/>
            <w:szCs w:val="22"/>
          </w:rPr>
          <w:delText xml:space="preserve"> </w:delText>
        </w:r>
        <w:r w:rsidR="00DA770D" w:rsidRPr="001C4F42" w:rsidDel="000871BC">
          <w:rPr>
            <w:rFonts w:ascii="Arial" w:hAnsi="Arial" w:cs="Arial"/>
            <w:sz w:val="22"/>
            <w:szCs w:val="22"/>
          </w:rPr>
          <w:delText xml:space="preserve">helpdesks and server rooms. </w:delText>
        </w:r>
        <w:r w:rsidR="001E605D" w:rsidRPr="001C4F42" w:rsidDel="000871BC">
          <w:rPr>
            <w:rFonts w:ascii="Arial" w:hAnsi="Arial" w:cs="Arial"/>
            <w:sz w:val="22"/>
            <w:szCs w:val="22"/>
          </w:rPr>
          <w:delText xml:space="preserve">In fact, you may already know that </w:delText>
        </w:r>
      </w:del>
      <w:r w:rsidR="001E605D" w:rsidRPr="001C4F42">
        <w:rPr>
          <w:rFonts w:ascii="Arial" w:hAnsi="Arial" w:cs="Arial"/>
          <w:sz w:val="22"/>
          <w:szCs w:val="22"/>
        </w:rPr>
        <w:t xml:space="preserve">ITS stands for Information Technology </w:t>
      </w:r>
      <w:ins w:id="134" w:author="Miller, Stephanie L" w:date="2016-11-07T16:14:00Z">
        <w:r w:rsidR="00081274">
          <w:rPr>
            <w:rFonts w:ascii="Arial" w:hAnsi="Arial" w:cs="Arial"/>
            <w:sz w:val="22"/>
            <w:szCs w:val="22"/>
          </w:rPr>
          <w:t>and</w:t>
        </w:r>
      </w:ins>
      <w:ins w:id="135" w:author="Gassmere, Dawn E" w:date="2016-11-07T07:43:00Z">
        <w:del w:id="136" w:author="Miller, Stephanie L" w:date="2016-11-07T16:14:00Z">
          <w:r w:rsidR="004D7103" w:rsidDel="00081274">
            <w:rPr>
              <w:rFonts w:ascii="Arial" w:hAnsi="Arial" w:cs="Arial"/>
              <w:sz w:val="22"/>
              <w:szCs w:val="22"/>
            </w:rPr>
            <w:delText>&amp;</w:delText>
          </w:r>
        </w:del>
        <w:r w:rsidR="004D7103">
          <w:rPr>
            <w:rFonts w:ascii="Arial" w:hAnsi="Arial" w:cs="Arial"/>
            <w:sz w:val="22"/>
            <w:szCs w:val="22"/>
          </w:rPr>
          <w:t xml:space="preserve"> </w:t>
        </w:r>
      </w:ins>
      <w:r w:rsidR="001E605D" w:rsidRPr="001C4F42">
        <w:rPr>
          <w:rFonts w:ascii="Arial" w:hAnsi="Arial" w:cs="Arial"/>
          <w:sz w:val="22"/>
          <w:szCs w:val="22"/>
        </w:rPr>
        <w:t>Solutions</w:t>
      </w:r>
      <w:ins w:id="137" w:author="Ben  Pester" w:date="2016-11-11T09:26:00Z">
        <w:r w:rsidR="00D673B8">
          <w:rPr>
            <w:rFonts w:ascii="Arial" w:hAnsi="Arial" w:cs="Arial"/>
            <w:sz w:val="22"/>
            <w:szCs w:val="22"/>
          </w:rPr>
          <w:t>. All of</w:t>
        </w:r>
      </w:ins>
      <w:ins w:id="138" w:author="Microsoft Office User" w:date="2016-11-08T09:05:00Z">
        <w:del w:id="139" w:author="Ben  Pester" w:date="2016-11-11T09:26:00Z">
          <w:r w:rsidR="000871BC" w:rsidDel="00D673B8">
            <w:rPr>
              <w:rFonts w:ascii="Arial" w:hAnsi="Arial" w:cs="Arial"/>
              <w:sz w:val="22"/>
              <w:szCs w:val="22"/>
            </w:rPr>
            <w:delText xml:space="preserve"> and</w:delText>
          </w:r>
        </w:del>
        <w:r w:rsidR="000871BC">
          <w:rPr>
            <w:rFonts w:ascii="Arial" w:hAnsi="Arial" w:cs="Arial"/>
            <w:sz w:val="22"/>
            <w:szCs w:val="22"/>
          </w:rPr>
          <w:t xml:space="preserve"> these three words describe</w:t>
        </w:r>
        <w:del w:id="140" w:author="Ben  Pester" w:date="2016-11-11T09:25:00Z">
          <w:r w:rsidR="000871BC" w:rsidDel="00D673B8">
            <w:rPr>
              <w:rFonts w:ascii="Arial" w:hAnsi="Arial" w:cs="Arial"/>
              <w:sz w:val="22"/>
              <w:szCs w:val="22"/>
            </w:rPr>
            <w:delText>s</w:delText>
          </w:r>
        </w:del>
        <w:r w:rsidR="000871BC">
          <w:rPr>
            <w:rFonts w:ascii="Arial" w:hAnsi="Arial" w:cs="Arial"/>
            <w:sz w:val="22"/>
            <w:szCs w:val="22"/>
          </w:rPr>
          <w:t xml:space="preserve"> what we provide for the company</w:t>
        </w:r>
      </w:ins>
      <w:ins w:id="141" w:author="Woolley, Lorraine" w:date="2016-11-09T12:19:00Z">
        <w:r w:rsidR="00891D33">
          <w:rPr>
            <w:rFonts w:ascii="Arial" w:hAnsi="Arial" w:cs="Arial"/>
            <w:color w:val="FF0000"/>
            <w:sz w:val="22"/>
            <w:szCs w:val="22"/>
          </w:rPr>
          <w:t xml:space="preserve"> </w:t>
        </w:r>
        <w:r w:rsidR="00891D33" w:rsidRPr="00891D33">
          <w:rPr>
            <w:rFonts w:ascii="Arial" w:hAnsi="Arial" w:cs="Arial"/>
            <w:sz w:val="22"/>
            <w:szCs w:val="22"/>
            <w:rPrChange w:id="142" w:author="Woolley, Lorraine" w:date="2016-11-09T12:20:00Z">
              <w:rPr>
                <w:rFonts w:ascii="Arial" w:hAnsi="Arial" w:cs="Arial"/>
                <w:color w:val="FF0000"/>
                <w:sz w:val="22"/>
                <w:szCs w:val="22"/>
              </w:rPr>
            </w:rPrChange>
          </w:rPr>
          <w:t>to</w:t>
        </w:r>
      </w:ins>
      <w:del w:id="143" w:author="Woolley, Lorraine" w:date="2016-11-09T12:16:00Z">
        <w:r w:rsidR="00891D33" w:rsidDel="00891D33">
          <w:rPr>
            <w:rFonts w:ascii="Arial" w:hAnsi="Arial" w:cs="Arial"/>
            <w:sz w:val="22"/>
            <w:szCs w:val="22"/>
          </w:rPr>
          <w:delText xml:space="preserve"> </w:delText>
        </w:r>
      </w:del>
      <w:ins w:id="144" w:author="Microsoft Office User" w:date="2016-11-08T09:05:00Z">
        <w:r w:rsidR="000871BC">
          <w:rPr>
            <w:rFonts w:ascii="Arial" w:hAnsi="Arial" w:cs="Arial"/>
            <w:sz w:val="22"/>
            <w:szCs w:val="22"/>
          </w:rPr>
          <w:t xml:space="preserve"> run the business and attain its goals</w:t>
        </w:r>
      </w:ins>
      <w:del w:id="145" w:author="Microsoft Office User" w:date="2016-11-08T09:05:00Z">
        <w:r w:rsidR="001E605D" w:rsidRPr="001C4F42" w:rsidDel="000871BC">
          <w:rPr>
            <w:rFonts w:ascii="Arial" w:hAnsi="Arial" w:cs="Arial"/>
            <w:sz w:val="22"/>
            <w:szCs w:val="22"/>
          </w:rPr>
          <w:delText xml:space="preserve">. They key word here is Solutions </w:delText>
        </w:r>
      </w:del>
      <w:r w:rsidR="001E605D" w:rsidRPr="001C4F42">
        <w:rPr>
          <w:rFonts w:ascii="Arial" w:hAnsi="Arial" w:cs="Arial"/>
          <w:sz w:val="22"/>
          <w:szCs w:val="22"/>
        </w:rPr>
        <w:t xml:space="preserve">– </w:t>
      </w:r>
      <w:del w:id="146" w:author="Microsoft Office User" w:date="2016-11-08T09:06:00Z">
        <w:r w:rsidR="001E605D" w:rsidRPr="001C4F42" w:rsidDel="000871BC">
          <w:rPr>
            <w:rFonts w:ascii="Arial" w:hAnsi="Arial" w:cs="Arial"/>
            <w:sz w:val="22"/>
            <w:szCs w:val="22"/>
          </w:rPr>
          <w:delText>this is the word that really defines who we are.</w:delText>
        </w:r>
      </w:del>
      <w:ins w:id="147" w:author="Microsoft Office User" w:date="2016-11-08T09:06:00Z">
        <w:del w:id="148" w:author="Stephanie Miller" w:date="2016-11-14T14:36:00Z">
          <w:r w:rsidR="000871BC" w:rsidDel="00232DB9">
            <w:rPr>
              <w:rFonts w:ascii="Arial" w:hAnsi="Arial" w:cs="Arial"/>
              <w:sz w:val="22"/>
              <w:szCs w:val="22"/>
            </w:rPr>
            <w:delText>it is about provid</w:delText>
          </w:r>
          <w:r w:rsidR="000871BC" w:rsidRPr="00891D33" w:rsidDel="00232DB9">
            <w:rPr>
              <w:rFonts w:ascii="Arial" w:hAnsi="Arial" w:cs="Arial"/>
              <w:color w:val="FF0000"/>
              <w:sz w:val="22"/>
              <w:szCs w:val="22"/>
              <w:rPrChange w:id="149" w:author="Woolley, Lorraine" w:date="2016-11-09T12:18:00Z">
                <w:rPr>
                  <w:rFonts w:ascii="Arial" w:hAnsi="Arial" w:cs="Arial"/>
                  <w:sz w:val="22"/>
                  <w:szCs w:val="22"/>
                </w:rPr>
              </w:rPrChange>
            </w:rPr>
            <w:delText>e</w:delText>
          </w:r>
        </w:del>
      </w:ins>
      <w:ins w:id="150" w:author="Woolley, Lorraine" w:date="2016-11-09T12:18:00Z">
        <w:del w:id="151" w:author="Stephanie Miller" w:date="2016-11-14T14:36:00Z">
          <w:r w:rsidR="00891D33" w:rsidRPr="00891D33" w:rsidDel="00232DB9">
            <w:rPr>
              <w:rFonts w:ascii="Arial" w:hAnsi="Arial" w:cs="Arial"/>
              <w:color w:val="FF0000"/>
              <w:sz w:val="22"/>
              <w:szCs w:val="22"/>
              <w:rPrChange w:id="152" w:author="Woolley, Lorraine" w:date="2016-11-09T12:18:00Z">
                <w:rPr>
                  <w:rFonts w:ascii="Arial" w:hAnsi="Arial" w:cs="Arial"/>
                  <w:sz w:val="22"/>
                  <w:szCs w:val="22"/>
                </w:rPr>
              </w:rPrChange>
            </w:rPr>
            <w:delText>ing</w:delText>
          </w:r>
        </w:del>
      </w:ins>
      <w:ins w:id="153" w:author="Microsoft Office User" w:date="2016-11-08T09:06:00Z">
        <w:del w:id="154" w:author="Stephanie Miller" w:date="2016-11-14T14:36:00Z">
          <w:r w:rsidR="000871BC" w:rsidDel="00232DB9">
            <w:rPr>
              <w:rFonts w:ascii="Arial" w:hAnsi="Arial" w:cs="Arial"/>
              <w:sz w:val="22"/>
              <w:szCs w:val="22"/>
            </w:rPr>
            <w:delText xml:space="preserve"> </w:delText>
          </w:r>
        </w:del>
        <w:del w:id="155" w:author="Stephanie Miller" w:date="2016-11-14T14:35:00Z">
          <w:r w:rsidR="000871BC" w:rsidDel="00C23643">
            <w:rPr>
              <w:rFonts w:ascii="Arial" w:hAnsi="Arial" w:cs="Arial"/>
              <w:sz w:val="22"/>
              <w:szCs w:val="22"/>
            </w:rPr>
            <w:delText>information</w:delText>
          </w:r>
        </w:del>
      </w:ins>
      <w:ins w:id="156" w:author="Miller, Stephanie L" w:date="2016-11-09T08:47:00Z">
        <w:del w:id="157" w:author="Stephanie Miller" w:date="2016-11-14T14:35:00Z">
          <w:r w:rsidR="00AA447E" w:rsidDel="00C23643">
            <w:rPr>
              <w:rFonts w:ascii="Arial" w:hAnsi="Arial" w:cs="Arial"/>
              <w:sz w:val="22"/>
              <w:szCs w:val="22"/>
            </w:rPr>
            <w:delText xml:space="preserve">, </w:delText>
          </w:r>
        </w:del>
      </w:ins>
      <w:ins w:id="158" w:author="Microsoft Office User" w:date="2016-11-08T09:06:00Z">
        <w:del w:id="159" w:author="Stephanie Miller" w:date="2016-11-14T14:35:00Z">
          <w:r w:rsidR="000871BC" w:rsidDel="00C23643">
            <w:rPr>
              <w:rFonts w:ascii="Arial" w:hAnsi="Arial" w:cs="Arial"/>
              <w:sz w:val="22"/>
              <w:szCs w:val="22"/>
            </w:rPr>
            <w:delText xml:space="preserve"> from our multiple systems of record</w:delText>
          </w:r>
        </w:del>
      </w:ins>
      <w:ins w:id="160" w:author="Woolley, Lorraine" w:date="2016-11-09T12:20:00Z">
        <w:del w:id="161" w:author="Stephanie Miller" w:date="2016-11-14T14:35:00Z">
          <w:r w:rsidR="00B55B34" w:rsidDel="00C23643">
            <w:rPr>
              <w:rFonts w:ascii="Arial" w:hAnsi="Arial" w:cs="Arial"/>
              <w:sz w:val="22"/>
              <w:szCs w:val="22"/>
            </w:rPr>
            <w:delText>? What does ‘record’ mean  here?</w:delText>
          </w:r>
        </w:del>
      </w:ins>
      <w:ins w:id="162" w:author="Microsoft Office User" w:date="2016-11-08T09:06:00Z">
        <w:del w:id="163" w:author="Stephanie Miller" w:date="2016-11-14T14:35:00Z">
          <w:r w:rsidR="000871BC" w:rsidDel="00C23643">
            <w:rPr>
              <w:rFonts w:ascii="Arial" w:hAnsi="Arial" w:cs="Arial"/>
              <w:sz w:val="22"/>
              <w:szCs w:val="22"/>
            </w:rPr>
            <w:delText>, engagement and innovation.</w:delText>
          </w:r>
        </w:del>
        <w:del w:id="164" w:author="Stephanie Miller" w:date="2016-11-14T14:36:00Z">
          <w:r w:rsidR="000871BC" w:rsidDel="00232DB9">
            <w:rPr>
              <w:rFonts w:ascii="Arial" w:hAnsi="Arial" w:cs="Arial"/>
              <w:sz w:val="22"/>
              <w:szCs w:val="22"/>
            </w:rPr>
            <w:delText xml:space="preserve"> </w:delText>
          </w:r>
        </w:del>
        <w:r w:rsidR="000871BC">
          <w:rPr>
            <w:rFonts w:ascii="Arial" w:hAnsi="Arial" w:cs="Arial"/>
            <w:sz w:val="22"/>
            <w:szCs w:val="22"/>
          </w:rPr>
          <w:t>It is about</w:t>
        </w:r>
      </w:ins>
      <w:ins w:id="165" w:author="Stephanie Miller" w:date="2016-11-14T20:27:00Z">
        <w:r w:rsidR="001C0D23">
          <w:rPr>
            <w:rFonts w:ascii="Arial" w:hAnsi="Arial" w:cs="Arial"/>
            <w:sz w:val="22"/>
            <w:szCs w:val="22"/>
          </w:rPr>
          <w:t xml:space="preserve"> using information to provide</w:t>
        </w:r>
      </w:ins>
      <w:ins w:id="166" w:author="Microsoft Office User" w:date="2016-11-08T09:06:00Z">
        <w:r w:rsidR="000871BC">
          <w:rPr>
            <w:rFonts w:ascii="Arial" w:hAnsi="Arial" w:cs="Arial"/>
            <w:sz w:val="22"/>
            <w:szCs w:val="22"/>
          </w:rPr>
          <w:t xml:space="preserve"> technology</w:t>
        </w:r>
      </w:ins>
      <w:ins w:id="167" w:author="Stephanie Miller" w:date="2016-11-14T14:35:00Z">
        <w:r w:rsidR="00232DB9">
          <w:rPr>
            <w:rFonts w:ascii="Arial" w:hAnsi="Arial" w:cs="Arial"/>
            <w:sz w:val="22"/>
            <w:szCs w:val="22"/>
          </w:rPr>
          <w:t xml:space="preserve"> and process based solutions</w:t>
        </w:r>
      </w:ins>
      <w:ins w:id="168" w:author="Microsoft Office User" w:date="2016-11-08T09:06:00Z">
        <w:r w:rsidR="000871BC">
          <w:rPr>
            <w:rFonts w:ascii="Arial" w:hAnsi="Arial" w:cs="Arial"/>
            <w:sz w:val="22"/>
            <w:szCs w:val="22"/>
          </w:rPr>
          <w:t xml:space="preserve"> that enable</w:t>
        </w:r>
      </w:ins>
      <w:ins w:id="169" w:author="Stephanie Miller" w:date="2016-11-14T14:35:00Z">
        <w:r w:rsidR="00232DB9">
          <w:rPr>
            <w:rFonts w:ascii="Arial" w:hAnsi="Arial" w:cs="Arial"/>
            <w:sz w:val="22"/>
            <w:szCs w:val="22"/>
          </w:rPr>
          <w:t xml:space="preserve"> </w:t>
        </w:r>
      </w:ins>
      <w:ins w:id="170" w:author="Microsoft Office User" w:date="2016-11-08T09:06:00Z">
        <w:del w:id="171" w:author="Stephanie Miller" w:date="2016-11-14T14:35:00Z">
          <w:r w:rsidR="000871BC" w:rsidDel="00232DB9">
            <w:rPr>
              <w:rFonts w:ascii="Arial" w:hAnsi="Arial" w:cs="Arial"/>
              <w:sz w:val="22"/>
              <w:szCs w:val="22"/>
            </w:rPr>
            <w:delText xml:space="preserve">s </w:delText>
          </w:r>
        </w:del>
        <w:r w:rsidR="000871BC">
          <w:rPr>
            <w:rFonts w:ascii="Arial" w:hAnsi="Arial" w:cs="Arial"/>
            <w:sz w:val="22"/>
            <w:szCs w:val="22"/>
          </w:rPr>
          <w:t>business capabilities and connect</w:t>
        </w:r>
        <w:del w:id="172" w:author="Stephanie Miller" w:date="2016-11-14T14:36:00Z">
          <w:r w:rsidR="000871BC" w:rsidDel="00232DB9">
            <w:rPr>
              <w:rFonts w:ascii="Arial" w:hAnsi="Arial" w:cs="Arial"/>
              <w:sz w:val="22"/>
              <w:szCs w:val="22"/>
            </w:rPr>
            <w:delText>s</w:delText>
          </w:r>
        </w:del>
        <w:r w:rsidR="000871BC">
          <w:rPr>
            <w:rFonts w:ascii="Arial" w:hAnsi="Arial" w:cs="Arial"/>
            <w:sz w:val="22"/>
            <w:szCs w:val="22"/>
          </w:rPr>
          <w:t xml:space="preserve"> our </w:t>
        </w:r>
      </w:ins>
      <w:ins w:id="173" w:author="Microsoft Office User" w:date="2016-11-08T09:07:00Z">
        <w:r w:rsidR="000871BC">
          <w:rPr>
            <w:rFonts w:ascii="Arial" w:hAnsi="Arial" w:cs="Arial"/>
            <w:sz w:val="22"/>
            <w:szCs w:val="22"/>
          </w:rPr>
          <w:t>Mondel</w:t>
        </w:r>
      </w:ins>
      <w:ins w:id="174" w:author="Adam Boothroyd" w:date="2016-11-28T11:20:00Z">
        <w:r w:rsidR="00DC4D5A" w:rsidRPr="00DC4D5A">
          <w:rPr>
            <w:rFonts w:ascii="Arial" w:hAnsi="Arial" w:cs="Arial"/>
            <w:sz w:val="22"/>
            <w:szCs w:val="22"/>
            <w:rPrChange w:id="175" w:author="Adam Boothroyd" w:date="2016-11-28T11:20:00Z">
              <w:rPr>
                <w:rFonts w:ascii="Arial" w:hAnsi="Arial" w:cs="Arial"/>
                <w:color w:val="222222"/>
                <w:sz w:val="20"/>
                <w:szCs w:val="20"/>
                <w:shd w:val="clear" w:color="auto" w:fill="FFFFFF"/>
              </w:rPr>
            </w:rPrChange>
          </w:rPr>
          <w:t>ē</w:t>
        </w:r>
      </w:ins>
      <w:ins w:id="176" w:author="Microsoft Office User" w:date="2016-11-08T09:07:00Z">
        <w:del w:id="177" w:author="Adam Boothroyd" w:date="2016-11-28T11:20:00Z">
          <w:r w:rsidR="000871BC" w:rsidDel="00DC4D5A">
            <w:rPr>
              <w:rFonts w:ascii="Arial" w:hAnsi="Arial" w:cs="Arial"/>
              <w:sz w:val="22"/>
              <w:szCs w:val="22"/>
            </w:rPr>
            <w:delText>e</w:delText>
          </w:r>
        </w:del>
        <w:r w:rsidR="000871BC">
          <w:rPr>
            <w:rFonts w:ascii="Arial" w:hAnsi="Arial" w:cs="Arial"/>
            <w:sz w:val="22"/>
            <w:szCs w:val="22"/>
          </w:rPr>
          <w:t>z</w:t>
        </w:r>
      </w:ins>
      <w:ins w:id="178" w:author="Microsoft Office User" w:date="2016-11-08T09:06:00Z">
        <w:r w:rsidR="000871BC">
          <w:rPr>
            <w:rFonts w:ascii="Arial" w:hAnsi="Arial" w:cs="Arial"/>
            <w:sz w:val="22"/>
            <w:szCs w:val="22"/>
          </w:rPr>
          <w:t xml:space="preserve"> </w:t>
        </w:r>
      </w:ins>
      <w:ins w:id="179" w:author="Microsoft Office User" w:date="2016-11-08T09:07:00Z">
        <w:r w:rsidR="000871BC">
          <w:rPr>
            <w:rFonts w:ascii="Arial" w:hAnsi="Arial" w:cs="Arial"/>
            <w:sz w:val="22"/>
            <w:szCs w:val="22"/>
          </w:rPr>
          <w:t>worl</w:t>
        </w:r>
      </w:ins>
      <w:ins w:id="180" w:author="Stephanie Miller" w:date="2016-11-14T14:36:00Z">
        <w:r w:rsidR="00232DB9">
          <w:rPr>
            <w:rFonts w:ascii="Arial" w:hAnsi="Arial" w:cs="Arial"/>
            <w:sz w:val="22"/>
            <w:szCs w:val="22"/>
          </w:rPr>
          <w:t>d.</w:t>
        </w:r>
      </w:ins>
      <w:ins w:id="181" w:author="Microsoft Office User" w:date="2016-11-08T09:07:00Z">
        <w:del w:id="182" w:author="Stephanie Miller" w:date="2016-11-14T14:36:00Z">
          <w:r w:rsidR="000871BC" w:rsidDel="00232DB9">
            <w:rPr>
              <w:rFonts w:ascii="Arial" w:hAnsi="Arial" w:cs="Arial"/>
              <w:sz w:val="22"/>
              <w:szCs w:val="22"/>
            </w:rPr>
            <w:delText>d, and it is all about solutions either on</w:delText>
          </w:r>
        </w:del>
      </w:ins>
      <w:ins w:id="183" w:author="Woolley, Lorraine" w:date="2016-11-09T12:21:00Z">
        <w:del w:id="184" w:author="Stephanie Miller" w:date="2016-11-14T14:36:00Z">
          <w:r w:rsidR="00B55B34" w:rsidDel="00232DB9">
            <w:rPr>
              <w:rFonts w:ascii="Arial" w:hAnsi="Arial" w:cs="Arial"/>
              <w:sz w:val="22"/>
              <w:szCs w:val="22"/>
            </w:rPr>
            <w:delText>for</w:delText>
          </w:r>
        </w:del>
      </w:ins>
      <w:ins w:id="185" w:author="Microsoft Office User" w:date="2016-11-08T09:07:00Z">
        <w:del w:id="186" w:author="Stephanie Miller" w:date="2016-11-14T14:36:00Z">
          <w:r w:rsidR="000871BC" w:rsidDel="00232DB9">
            <w:rPr>
              <w:rFonts w:ascii="Arial" w:hAnsi="Arial" w:cs="Arial"/>
              <w:sz w:val="22"/>
              <w:szCs w:val="22"/>
            </w:rPr>
            <w:delText xml:space="preserve"> data, systems or process excellence.</w:delText>
          </w:r>
        </w:del>
      </w:ins>
    </w:p>
    <w:p w14:paraId="75F65055" w14:textId="77777777" w:rsidR="001E605D" w:rsidRPr="001C4F42" w:rsidRDefault="001E605D" w:rsidP="00C01C45">
      <w:pPr>
        <w:rPr>
          <w:rFonts w:ascii="Arial" w:hAnsi="Arial" w:cs="Arial"/>
          <w:sz w:val="22"/>
          <w:szCs w:val="22"/>
        </w:rPr>
      </w:pPr>
    </w:p>
    <w:p w14:paraId="0574C944" w14:textId="2686804B" w:rsidR="00C01C45" w:rsidRPr="001C4F42" w:rsidRDefault="001E605D" w:rsidP="00C01C45">
      <w:pPr>
        <w:rPr>
          <w:rFonts w:ascii="Arial" w:hAnsi="Arial" w:cs="Arial"/>
          <w:sz w:val="22"/>
          <w:szCs w:val="22"/>
        </w:rPr>
      </w:pPr>
      <w:r w:rsidRPr="001C4F42">
        <w:rPr>
          <w:rFonts w:ascii="Arial" w:hAnsi="Arial" w:cs="Arial"/>
          <w:sz w:val="22"/>
          <w:szCs w:val="22"/>
        </w:rPr>
        <w:t>Let</w:t>
      </w:r>
      <w:del w:id="187" w:author="Adam Boothroyd" w:date="2016-11-28T11:34:00Z">
        <w:r w:rsidRPr="001C4F42" w:rsidDel="009857B8">
          <w:rPr>
            <w:rFonts w:ascii="Arial" w:hAnsi="Arial" w:cs="Arial"/>
            <w:sz w:val="22"/>
            <w:szCs w:val="22"/>
          </w:rPr>
          <w:delText>’</w:delText>
        </w:r>
      </w:del>
      <w:ins w:id="188" w:author="Adam Boothroyd" w:date="2016-11-28T11:34:00Z">
        <w:r w:rsidR="009857B8">
          <w:rPr>
            <w:rFonts w:ascii="Arial" w:hAnsi="Arial" w:cs="Arial"/>
            <w:sz w:val="22"/>
            <w:szCs w:val="22"/>
          </w:rPr>
          <w:t>'</w:t>
        </w:r>
      </w:ins>
      <w:r w:rsidRPr="001C4F42">
        <w:rPr>
          <w:rFonts w:ascii="Arial" w:hAnsi="Arial" w:cs="Arial"/>
          <w:sz w:val="22"/>
          <w:szCs w:val="22"/>
        </w:rPr>
        <w:t>s try a quick exercise – you don</w:t>
      </w:r>
      <w:del w:id="189" w:author="Adam Boothroyd" w:date="2016-11-28T11:34:00Z">
        <w:r w:rsidRPr="001C4F42" w:rsidDel="009857B8">
          <w:rPr>
            <w:rFonts w:ascii="Arial" w:hAnsi="Arial" w:cs="Arial"/>
            <w:sz w:val="22"/>
            <w:szCs w:val="22"/>
          </w:rPr>
          <w:delText>’</w:delText>
        </w:r>
      </w:del>
      <w:ins w:id="190" w:author="Adam Boothroyd" w:date="2016-11-28T11:34:00Z">
        <w:r w:rsidR="009857B8">
          <w:rPr>
            <w:rFonts w:ascii="Arial" w:hAnsi="Arial" w:cs="Arial"/>
            <w:sz w:val="22"/>
            <w:szCs w:val="22"/>
          </w:rPr>
          <w:t>'</w:t>
        </w:r>
      </w:ins>
      <w:r w:rsidRPr="001C4F42">
        <w:rPr>
          <w:rFonts w:ascii="Arial" w:hAnsi="Arial" w:cs="Arial"/>
          <w:sz w:val="22"/>
          <w:szCs w:val="22"/>
        </w:rPr>
        <w:t xml:space="preserve">t need to write anything down. Just </w:t>
      </w:r>
      <w:r w:rsidR="001F34AB">
        <w:rPr>
          <w:rFonts w:ascii="Arial" w:hAnsi="Arial" w:cs="Arial"/>
          <w:sz w:val="22"/>
          <w:szCs w:val="22"/>
        </w:rPr>
        <w:t>t</w:t>
      </w:r>
      <w:r w:rsidR="00DA770D" w:rsidRPr="001C4F42">
        <w:rPr>
          <w:rFonts w:ascii="Arial" w:hAnsi="Arial" w:cs="Arial"/>
          <w:sz w:val="22"/>
          <w:szCs w:val="22"/>
        </w:rPr>
        <w:t xml:space="preserve">hink about your own role in </w:t>
      </w:r>
      <w:r w:rsidR="001F34AB" w:rsidRPr="001F34AB">
        <w:rPr>
          <w:rFonts w:ascii="Arial" w:hAnsi="Arial" w:cs="Arial"/>
          <w:sz w:val="22"/>
          <w:szCs w:val="22"/>
        </w:rPr>
        <w:t xml:space="preserve">Mondelēz International </w:t>
      </w:r>
      <w:r w:rsidR="001F34AB">
        <w:rPr>
          <w:rFonts w:ascii="Arial" w:hAnsi="Arial" w:cs="Arial"/>
          <w:sz w:val="22"/>
          <w:szCs w:val="22"/>
        </w:rPr>
        <w:t>(</w:t>
      </w:r>
      <w:r w:rsidR="00DA770D" w:rsidRPr="001C4F42">
        <w:rPr>
          <w:rFonts w:ascii="Arial" w:hAnsi="Arial" w:cs="Arial"/>
          <w:sz w:val="22"/>
          <w:szCs w:val="22"/>
        </w:rPr>
        <w:t>MDLZ</w:t>
      </w:r>
      <w:r w:rsidR="001F34AB">
        <w:rPr>
          <w:rFonts w:ascii="Arial" w:hAnsi="Arial" w:cs="Arial"/>
          <w:sz w:val="22"/>
          <w:szCs w:val="22"/>
        </w:rPr>
        <w:t>)</w:t>
      </w:r>
      <w:r w:rsidR="00DA770D" w:rsidRPr="001C4F42">
        <w:rPr>
          <w:rFonts w:ascii="Arial" w:hAnsi="Arial" w:cs="Arial"/>
          <w:sz w:val="22"/>
          <w:szCs w:val="22"/>
        </w:rPr>
        <w:t xml:space="preserve">. Think about what you know about the rest of the organization. </w:t>
      </w:r>
      <w:r w:rsidR="00C21F39" w:rsidRPr="001C4F42">
        <w:rPr>
          <w:rFonts w:ascii="Arial" w:hAnsi="Arial" w:cs="Arial"/>
          <w:sz w:val="22"/>
          <w:szCs w:val="22"/>
        </w:rPr>
        <w:t>Can you think of any area that isn</w:t>
      </w:r>
      <w:del w:id="191" w:author="Adam Boothroyd" w:date="2016-11-28T11:34:00Z">
        <w:r w:rsidR="00C21F39" w:rsidRPr="001C4F42" w:rsidDel="009857B8">
          <w:rPr>
            <w:rFonts w:ascii="Arial" w:hAnsi="Arial" w:cs="Arial"/>
            <w:sz w:val="22"/>
            <w:szCs w:val="22"/>
          </w:rPr>
          <w:delText>’</w:delText>
        </w:r>
      </w:del>
      <w:ins w:id="192" w:author="Adam Boothroyd" w:date="2016-11-28T11:34:00Z">
        <w:r w:rsidR="009857B8">
          <w:rPr>
            <w:rFonts w:ascii="Arial" w:hAnsi="Arial" w:cs="Arial"/>
            <w:sz w:val="22"/>
            <w:szCs w:val="22"/>
          </w:rPr>
          <w:t>'</w:t>
        </w:r>
      </w:ins>
      <w:r w:rsidR="00395F68" w:rsidRPr="001C4F42">
        <w:rPr>
          <w:rFonts w:ascii="Arial" w:hAnsi="Arial" w:cs="Arial"/>
          <w:sz w:val="22"/>
          <w:szCs w:val="22"/>
        </w:rPr>
        <w:t xml:space="preserve">t supported by </w:t>
      </w:r>
      <w:r w:rsidR="00FC74BD" w:rsidRPr="001C4F42">
        <w:rPr>
          <w:rFonts w:ascii="Arial" w:hAnsi="Arial" w:cs="Arial"/>
          <w:sz w:val="22"/>
          <w:szCs w:val="22"/>
        </w:rPr>
        <w:t>a technology or process-based solution</w:t>
      </w:r>
      <w:r w:rsidR="00395F68" w:rsidRPr="001C4F42">
        <w:rPr>
          <w:rFonts w:ascii="Arial" w:hAnsi="Arial" w:cs="Arial"/>
          <w:sz w:val="22"/>
          <w:szCs w:val="22"/>
        </w:rPr>
        <w:t>? Sometimes these solutions work so well, you hardly notice they</w:t>
      </w:r>
      <w:del w:id="193" w:author="Adam Boothroyd" w:date="2016-11-28T11:34:00Z">
        <w:r w:rsidR="00395F68" w:rsidRPr="001C4F42" w:rsidDel="009857B8">
          <w:rPr>
            <w:rFonts w:ascii="Arial" w:hAnsi="Arial" w:cs="Arial"/>
            <w:sz w:val="22"/>
            <w:szCs w:val="22"/>
          </w:rPr>
          <w:delText>’</w:delText>
        </w:r>
      </w:del>
      <w:ins w:id="194" w:author="Adam Boothroyd" w:date="2016-11-28T11:34:00Z">
        <w:r w:rsidR="009857B8">
          <w:rPr>
            <w:rFonts w:ascii="Arial" w:hAnsi="Arial" w:cs="Arial"/>
            <w:sz w:val="22"/>
            <w:szCs w:val="22"/>
          </w:rPr>
          <w:t>'</w:t>
        </w:r>
      </w:ins>
      <w:r w:rsidR="00395F68" w:rsidRPr="001C4F42">
        <w:rPr>
          <w:rFonts w:ascii="Arial" w:hAnsi="Arial" w:cs="Arial"/>
          <w:sz w:val="22"/>
          <w:szCs w:val="22"/>
        </w:rPr>
        <w:t xml:space="preserve">re even there. </w:t>
      </w:r>
    </w:p>
    <w:p w14:paraId="6C59D6E5" w14:textId="77777777" w:rsidR="00395F68" w:rsidRPr="001C4F42" w:rsidRDefault="00395F68" w:rsidP="00C01C45">
      <w:pPr>
        <w:rPr>
          <w:rFonts w:ascii="Arial" w:hAnsi="Arial" w:cs="Arial"/>
          <w:sz w:val="22"/>
          <w:szCs w:val="22"/>
        </w:rPr>
      </w:pPr>
    </w:p>
    <w:p w14:paraId="4D95FAF0" w14:textId="10F47778" w:rsidR="00395F68" w:rsidRPr="001C4F42" w:rsidRDefault="00395F68" w:rsidP="00C01C45">
      <w:pPr>
        <w:rPr>
          <w:rFonts w:ascii="Arial" w:hAnsi="Arial" w:cs="Arial"/>
          <w:sz w:val="22"/>
          <w:szCs w:val="22"/>
        </w:rPr>
      </w:pPr>
      <w:r w:rsidRPr="001C4F42">
        <w:rPr>
          <w:rFonts w:ascii="Arial" w:hAnsi="Arial" w:cs="Arial"/>
          <w:sz w:val="22"/>
          <w:szCs w:val="22"/>
        </w:rPr>
        <w:t xml:space="preserve">Take a moment to </w:t>
      </w:r>
      <w:r w:rsidR="001E605D" w:rsidRPr="001C4F42">
        <w:rPr>
          <w:rFonts w:ascii="Arial" w:hAnsi="Arial" w:cs="Arial"/>
          <w:sz w:val="22"/>
          <w:szCs w:val="22"/>
        </w:rPr>
        <w:t>reflect. When you</w:t>
      </w:r>
      <w:del w:id="195" w:author="Adam Boothroyd" w:date="2016-11-28T11:34:00Z">
        <w:r w:rsidR="001E605D" w:rsidRPr="001C4F42" w:rsidDel="009857B8">
          <w:rPr>
            <w:rFonts w:ascii="Arial" w:hAnsi="Arial" w:cs="Arial"/>
            <w:sz w:val="22"/>
            <w:szCs w:val="22"/>
          </w:rPr>
          <w:delText>’</w:delText>
        </w:r>
      </w:del>
      <w:ins w:id="196" w:author="Adam Boothroyd" w:date="2016-11-28T11:34:00Z">
        <w:r w:rsidR="009857B8">
          <w:rPr>
            <w:rFonts w:ascii="Arial" w:hAnsi="Arial" w:cs="Arial"/>
            <w:sz w:val="22"/>
            <w:szCs w:val="22"/>
          </w:rPr>
          <w:t>'</w:t>
        </w:r>
      </w:ins>
      <w:r w:rsidR="001E605D" w:rsidRPr="001C4F42">
        <w:rPr>
          <w:rFonts w:ascii="Arial" w:hAnsi="Arial" w:cs="Arial"/>
          <w:sz w:val="22"/>
          <w:szCs w:val="22"/>
        </w:rPr>
        <w:t xml:space="preserve">re ready, we can start to explore the exciting ways that ITS connects the </w:t>
      </w:r>
      <w:r w:rsidR="00BD37E0" w:rsidRPr="001C4F42">
        <w:rPr>
          <w:rFonts w:ascii="Arial" w:hAnsi="Arial" w:cs="Arial"/>
          <w:sz w:val="22"/>
          <w:szCs w:val="22"/>
        </w:rPr>
        <w:t xml:space="preserve">whole </w:t>
      </w:r>
      <w:r w:rsidR="001E605D" w:rsidRPr="001C4F42">
        <w:rPr>
          <w:rFonts w:ascii="Arial" w:hAnsi="Arial" w:cs="Arial"/>
          <w:sz w:val="22"/>
          <w:szCs w:val="22"/>
        </w:rPr>
        <w:t xml:space="preserve">MDLZ world. </w:t>
      </w:r>
    </w:p>
    <w:p w14:paraId="0DC8AAD3" w14:textId="77777777" w:rsidR="00C01C45" w:rsidRPr="003C226E" w:rsidRDefault="00C01C45" w:rsidP="00C01C45">
      <w:pPr>
        <w:pStyle w:val="Heading2"/>
        <w:rPr>
          <w:rFonts w:ascii="Arial" w:hAnsi="Arial" w:cs="Arial"/>
          <w:color w:val="FFFFFF"/>
        </w:rPr>
      </w:pPr>
      <w:bookmarkStart w:id="197" w:name="_Toc466647011"/>
      <w:r w:rsidRPr="003C226E">
        <w:rPr>
          <w:rFonts w:ascii="Arial" w:hAnsi="Arial" w:cs="Arial"/>
        </w:rPr>
        <w:lastRenderedPageBreak/>
        <w:t xml:space="preserve">SCREEN </w:t>
      </w:r>
      <w:r w:rsidRPr="003C226E">
        <w:rPr>
          <w:rFonts w:ascii="Arial" w:hAnsi="Arial" w:cs="Arial"/>
          <w:color w:val="FFFFFF"/>
        </w:rPr>
        <w:t>01_110</w:t>
      </w:r>
      <w:bookmarkEnd w:id="197"/>
    </w:p>
    <w:p w14:paraId="664E07C3" w14:textId="77777777" w:rsidR="00C01C45" w:rsidRPr="003C226E" w:rsidRDefault="00C01C45" w:rsidP="00C01C45">
      <w:pPr>
        <w:pStyle w:val="BW-screentype"/>
        <w:rPr>
          <w:rFonts w:ascii="Arial" w:hAnsi="Arial" w:cs="Arial"/>
        </w:rPr>
      </w:pPr>
      <w:r w:rsidRPr="003C226E">
        <w:rPr>
          <w:rFonts w:ascii="Arial" w:hAnsi="Arial" w:cs="Arial"/>
          <w:i/>
          <w:sz w:val="20"/>
          <w:szCs w:val="20"/>
        </w:rPr>
        <w:t>SCREEN TYPE</w:t>
      </w:r>
      <w:r w:rsidRPr="003C226E">
        <w:rPr>
          <w:rFonts w:ascii="Arial" w:hAnsi="Arial" w:cs="Arial"/>
          <w:b/>
          <w:i/>
          <w:sz w:val="20"/>
          <w:szCs w:val="20"/>
        </w:rPr>
        <w:t xml:space="preserve">: </w:t>
      </w:r>
      <w:r w:rsidRPr="003C226E">
        <w:rPr>
          <w:rFonts w:ascii="Arial" w:hAnsi="Arial" w:cs="Arial"/>
          <w:sz w:val="20"/>
          <w:szCs w:val="20"/>
        </w:rPr>
        <w:t>Multiple choice question (correct</w:t>
      </w:r>
      <w:r w:rsidRPr="007E2283">
        <w:rPr>
          <w:rFonts w:ascii="Arial" w:hAnsi="Arial" w:cs="Arial"/>
          <w:sz w:val="20"/>
          <w:szCs w:val="20"/>
        </w:rPr>
        <w:t>, partial</w:t>
      </w:r>
      <w:r w:rsidRPr="003C226E">
        <w:rPr>
          <w:rFonts w:ascii="Arial" w:hAnsi="Arial" w:cs="Arial"/>
          <w:sz w:val="20"/>
          <w:szCs w:val="20"/>
        </w:rPr>
        <w:t xml:space="preserve"> &amp; incorrect feedback)</w:t>
      </w:r>
    </w:p>
    <w:p w14:paraId="5A8CBCFF" w14:textId="77777777" w:rsidR="00C01C45" w:rsidRPr="003C226E" w:rsidRDefault="00C01C45" w:rsidP="00C01C45">
      <w:pPr>
        <w:rPr>
          <w:rFonts w:ascii="Arial" w:hAnsi="Arial" w:cs="Arial"/>
        </w:rPr>
      </w:pPr>
    </w:p>
    <w:p w14:paraId="643B77D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5870B6C9" w14:textId="77777777" w:rsidR="00C01C45" w:rsidRPr="001C4F42" w:rsidRDefault="00C01C45" w:rsidP="00C01C45">
      <w:pPr>
        <w:rPr>
          <w:rFonts w:ascii="Arial" w:hAnsi="Arial" w:cs="Arial"/>
          <w:sz w:val="22"/>
          <w:szCs w:val="22"/>
        </w:rPr>
      </w:pPr>
      <w:r w:rsidRPr="001C4F42">
        <w:rPr>
          <w:rFonts w:ascii="Arial" w:hAnsi="Arial" w:cs="Arial"/>
          <w:sz w:val="22"/>
          <w:szCs w:val="22"/>
        </w:rPr>
        <w:t>A question and several answer options. The learner selects the option or options that they believe are correct, then they select a Confirm button. The correct answer(s) are then indicated and feedback once the user submits their chosen answer. The guide provides narration for these screens, so the audio icon will be present.</w:t>
      </w:r>
    </w:p>
    <w:p w14:paraId="772134C0" w14:textId="77777777" w:rsidR="00C01C45" w:rsidRPr="001C4F42" w:rsidRDefault="00C01C45" w:rsidP="00C01C45">
      <w:pPr>
        <w:rPr>
          <w:rFonts w:ascii="Arial" w:hAnsi="Arial" w:cs="Arial"/>
          <w:sz w:val="22"/>
          <w:szCs w:val="22"/>
        </w:rPr>
      </w:pPr>
    </w:p>
    <w:p w14:paraId="4FF1B3FE"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QUESTION AUDIO </w:t>
      </w:r>
    </w:p>
    <w:p w14:paraId="0692F610" w14:textId="18C1DD4A" w:rsidR="00C01C45" w:rsidRPr="001C4F42" w:rsidRDefault="00FC74BD" w:rsidP="00C01C45">
      <w:pPr>
        <w:rPr>
          <w:rFonts w:ascii="Arial" w:hAnsi="Arial" w:cs="Arial"/>
          <w:sz w:val="22"/>
          <w:szCs w:val="22"/>
        </w:rPr>
      </w:pPr>
      <w:r w:rsidRPr="001C4F42">
        <w:rPr>
          <w:rFonts w:ascii="Arial" w:hAnsi="Arial" w:cs="Arial"/>
          <w:sz w:val="22"/>
          <w:szCs w:val="22"/>
        </w:rPr>
        <w:t>That was probably a tricky thing to do. That</w:t>
      </w:r>
      <w:del w:id="198" w:author="Adam Boothroyd" w:date="2016-11-28T11:34:00Z">
        <w:r w:rsidRPr="001C4F42" w:rsidDel="009857B8">
          <w:rPr>
            <w:rFonts w:ascii="Arial" w:hAnsi="Arial" w:cs="Arial"/>
            <w:sz w:val="22"/>
            <w:szCs w:val="22"/>
          </w:rPr>
          <w:delText>’</w:delText>
        </w:r>
      </w:del>
      <w:ins w:id="199" w:author="Adam Boothroyd" w:date="2016-11-28T11:34:00Z">
        <w:r w:rsidR="009857B8">
          <w:rPr>
            <w:rFonts w:ascii="Arial" w:hAnsi="Arial" w:cs="Arial"/>
            <w:sz w:val="22"/>
            <w:szCs w:val="22"/>
          </w:rPr>
          <w:t>'</w:t>
        </w:r>
      </w:ins>
      <w:r w:rsidRPr="001C4F42">
        <w:rPr>
          <w:rFonts w:ascii="Arial" w:hAnsi="Arial" w:cs="Arial"/>
          <w:sz w:val="22"/>
          <w:szCs w:val="22"/>
        </w:rPr>
        <w:t>s because ITS solutions reach into just about every part of our work. Let</w:t>
      </w:r>
      <w:del w:id="200" w:author="Adam Boothroyd" w:date="2016-11-28T11:34:00Z">
        <w:r w:rsidRPr="001C4F42" w:rsidDel="009857B8">
          <w:rPr>
            <w:rFonts w:ascii="Arial" w:hAnsi="Arial" w:cs="Arial"/>
            <w:sz w:val="22"/>
            <w:szCs w:val="22"/>
          </w:rPr>
          <w:delText>’</w:delText>
        </w:r>
      </w:del>
      <w:ins w:id="201" w:author="Adam Boothroyd" w:date="2016-11-28T11:34:00Z">
        <w:r w:rsidR="009857B8">
          <w:rPr>
            <w:rFonts w:ascii="Arial" w:hAnsi="Arial" w:cs="Arial"/>
            <w:sz w:val="22"/>
            <w:szCs w:val="22"/>
          </w:rPr>
          <w:t>'</w:t>
        </w:r>
      </w:ins>
      <w:r w:rsidRPr="001C4F42">
        <w:rPr>
          <w:rFonts w:ascii="Arial" w:hAnsi="Arial" w:cs="Arial"/>
          <w:sz w:val="22"/>
          <w:szCs w:val="22"/>
        </w:rPr>
        <w:t xml:space="preserve">s think some more about your contact with ITS today. </w:t>
      </w:r>
      <w:r w:rsidR="00C01C45" w:rsidRPr="001C4F42">
        <w:rPr>
          <w:rFonts w:ascii="Arial" w:hAnsi="Arial" w:cs="Arial"/>
          <w:sz w:val="22"/>
          <w:szCs w:val="22"/>
        </w:rPr>
        <w:t xml:space="preserve"> </w:t>
      </w:r>
    </w:p>
    <w:p w14:paraId="4EF66EAC" w14:textId="77777777" w:rsidR="00C01C45" w:rsidRPr="001C4F42" w:rsidRDefault="00C01C45" w:rsidP="00C01C45">
      <w:pPr>
        <w:rPr>
          <w:rFonts w:ascii="Arial" w:hAnsi="Arial" w:cs="Arial"/>
          <w:sz w:val="22"/>
          <w:szCs w:val="22"/>
        </w:rPr>
      </w:pPr>
    </w:p>
    <w:p w14:paraId="5F00926D"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QUESTION TEXT </w:t>
      </w:r>
      <w:r w:rsidRPr="001C4F42">
        <w:rPr>
          <w:rFonts w:ascii="Arial" w:hAnsi="Arial" w:cs="Arial"/>
          <w:color w:val="808080"/>
          <w:sz w:val="22"/>
          <w:szCs w:val="22"/>
        </w:rPr>
        <w:t>(30 words max)</w:t>
      </w:r>
    </w:p>
    <w:p w14:paraId="33FE468D" w14:textId="77777777" w:rsidR="00C01C45" w:rsidRPr="001C4F42" w:rsidRDefault="006D5C44" w:rsidP="00C01C45">
      <w:pPr>
        <w:rPr>
          <w:rFonts w:ascii="Arial" w:hAnsi="Arial" w:cs="Arial"/>
          <w:sz w:val="22"/>
          <w:szCs w:val="22"/>
        </w:rPr>
      </w:pPr>
      <w:r w:rsidRPr="001C4F42">
        <w:rPr>
          <w:rFonts w:ascii="Arial" w:hAnsi="Arial" w:cs="Arial"/>
          <w:sz w:val="22"/>
          <w:szCs w:val="22"/>
        </w:rPr>
        <w:t>When would be a good time to make contact with ITS?</w:t>
      </w:r>
    </w:p>
    <w:p w14:paraId="3CE558BA" w14:textId="77777777" w:rsidR="00C01C45" w:rsidRPr="001C4F42" w:rsidRDefault="00C01C45" w:rsidP="00C01C45">
      <w:pPr>
        <w:rPr>
          <w:rFonts w:ascii="Arial" w:hAnsi="Arial" w:cs="Arial"/>
          <w:sz w:val="22"/>
          <w:szCs w:val="22"/>
        </w:rPr>
      </w:pPr>
    </w:p>
    <w:p w14:paraId="4589B8AD" w14:textId="77777777" w:rsidR="00C01C45" w:rsidRPr="001C4F42" w:rsidRDefault="00C01C45" w:rsidP="006D5C44">
      <w:pPr>
        <w:rPr>
          <w:rFonts w:ascii="Arial" w:hAnsi="Arial" w:cs="Arial"/>
          <w:sz w:val="22"/>
          <w:szCs w:val="22"/>
          <w:highlight w:val="green"/>
        </w:rPr>
      </w:pPr>
      <w:r w:rsidRPr="001C4F42">
        <w:rPr>
          <w:rFonts w:ascii="Arial" w:hAnsi="Arial" w:cs="Arial"/>
          <w:b/>
          <w:sz w:val="22"/>
          <w:szCs w:val="22"/>
          <w:u w:val="single"/>
        </w:rPr>
        <w:t>PROMPT</w:t>
      </w:r>
      <w:r w:rsidRPr="001C4F42">
        <w:rPr>
          <w:rFonts w:ascii="Arial" w:hAnsi="Arial" w:cs="Arial"/>
          <w:sz w:val="22"/>
          <w:szCs w:val="22"/>
          <w:highlight w:val="green"/>
        </w:rPr>
        <w:t xml:space="preserve"> </w:t>
      </w:r>
    </w:p>
    <w:p w14:paraId="4F7EAE45" w14:textId="77777777" w:rsidR="00C01C45" w:rsidRPr="001C4F42" w:rsidRDefault="00C01C45" w:rsidP="00C01C45">
      <w:pPr>
        <w:rPr>
          <w:rFonts w:ascii="Arial" w:hAnsi="Arial" w:cs="Arial"/>
          <w:sz w:val="22"/>
          <w:szCs w:val="22"/>
        </w:rPr>
      </w:pPr>
      <w:r w:rsidRPr="001C4F42">
        <w:rPr>
          <w:rFonts w:ascii="Arial" w:hAnsi="Arial" w:cs="Arial"/>
          <w:sz w:val="22"/>
          <w:szCs w:val="22"/>
        </w:rPr>
        <w:t>Select your answers, then Confirm.</w:t>
      </w:r>
    </w:p>
    <w:p w14:paraId="49F07CB6" w14:textId="77777777" w:rsidR="00C01C45" w:rsidRPr="001C4F42" w:rsidRDefault="00C01C45" w:rsidP="00C01C45">
      <w:pPr>
        <w:rPr>
          <w:rFonts w:ascii="Arial" w:hAnsi="Arial" w:cs="Arial"/>
          <w:sz w:val="22"/>
          <w:szCs w:val="22"/>
        </w:rPr>
      </w:pPr>
    </w:p>
    <w:p w14:paraId="29ED1E52" w14:textId="77777777" w:rsidR="00C01C45" w:rsidRPr="009B545E" w:rsidRDefault="00C01C45" w:rsidP="00C01C45">
      <w:pPr>
        <w:rPr>
          <w:rFonts w:ascii="Arial" w:hAnsi="Arial" w:cs="Arial"/>
          <w:b/>
          <w:color w:val="808080"/>
          <w:sz w:val="22"/>
          <w:szCs w:val="22"/>
          <w:u w:val="single"/>
        </w:rPr>
      </w:pPr>
      <w:r w:rsidRPr="00081274">
        <w:rPr>
          <w:rFonts w:ascii="Arial" w:hAnsi="Arial" w:cs="Arial"/>
          <w:b/>
          <w:sz w:val="22"/>
          <w:szCs w:val="22"/>
          <w:highlight w:val="yellow"/>
          <w:u w:val="single"/>
          <w:rPrChange w:id="202" w:author="Miller, Stephanie L" w:date="2016-11-07T16:15:00Z">
            <w:rPr>
              <w:rFonts w:ascii="Arial" w:hAnsi="Arial" w:cs="Arial"/>
              <w:b/>
              <w:sz w:val="22"/>
              <w:szCs w:val="22"/>
              <w:u w:val="single"/>
            </w:rPr>
          </w:rPrChange>
        </w:rPr>
        <w:t>OPTIONS</w:t>
      </w:r>
      <w:r w:rsidRPr="001C4F42">
        <w:rPr>
          <w:rFonts w:ascii="Arial" w:hAnsi="Arial" w:cs="Arial"/>
          <w:b/>
          <w:sz w:val="22"/>
          <w:szCs w:val="22"/>
          <w:u w:val="single"/>
        </w:rPr>
        <w:t xml:space="preserve"> </w:t>
      </w: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7"/>
        <w:gridCol w:w="6878"/>
        <w:gridCol w:w="2198"/>
        <w:tblGridChange w:id="203">
          <w:tblGrid>
            <w:gridCol w:w="357"/>
            <w:gridCol w:w="6878"/>
            <w:gridCol w:w="2198"/>
          </w:tblGrid>
        </w:tblGridChange>
      </w:tblGrid>
      <w:tr w:rsidR="00C01C45" w:rsidRPr="001C4F42" w14:paraId="026BA790" w14:textId="77777777" w:rsidTr="006D5C44">
        <w:trPr>
          <w:trHeight w:val="70"/>
        </w:trPr>
        <w:tc>
          <w:tcPr>
            <w:tcW w:w="357" w:type="dxa"/>
            <w:shd w:val="clear" w:color="auto" w:fill="36424A"/>
          </w:tcPr>
          <w:p w14:paraId="08B0FF37" w14:textId="77777777" w:rsidR="00C01C45" w:rsidRPr="001C4F42" w:rsidRDefault="00C01C45" w:rsidP="00031F66">
            <w:pPr>
              <w:rPr>
                <w:rFonts w:ascii="Arial" w:hAnsi="Arial" w:cs="Arial"/>
                <w:color w:val="FFFFFF"/>
                <w:sz w:val="22"/>
                <w:szCs w:val="22"/>
              </w:rPr>
            </w:pPr>
            <w:r w:rsidRPr="001C4F42">
              <w:rPr>
                <w:rFonts w:ascii="Arial" w:hAnsi="Arial" w:cs="Arial"/>
                <w:color w:val="FFFFFF"/>
                <w:sz w:val="22"/>
                <w:szCs w:val="22"/>
              </w:rPr>
              <w:t>1</w:t>
            </w:r>
          </w:p>
        </w:tc>
        <w:tc>
          <w:tcPr>
            <w:tcW w:w="6878" w:type="dxa"/>
          </w:tcPr>
          <w:p w14:paraId="093BA924" w14:textId="77777777" w:rsidR="00C01C45" w:rsidRPr="001C4F42" w:rsidRDefault="006D5C44" w:rsidP="00031F66">
            <w:pPr>
              <w:rPr>
                <w:rFonts w:ascii="Arial" w:hAnsi="Arial" w:cs="Arial"/>
                <w:sz w:val="22"/>
                <w:szCs w:val="22"/>
              </w:rPr>
            </w:pPr>
            <w:r w:rsidRPr="001C4F42">
              <w:rPr>
                <w:rFonts w:ascii="Arial" w:hAnsi="Arial" w:cs="Arial"/>
                <w:sz w:val="22"/>
                <w:szCs w:val="22"/>
              </w:rPr>
              <w:t>When your new project requires a technology or process solution</w:t>
            </w:r>
          </w:p>
        </w:tc>
        <w:tc>
          <w:tcPr>
            <w:tcW w:w="2198" w:type="dxa"/>
            <w:shd w:val="clear" w:color="auto" w:fill="36424A"/>
          </w:tcPr>
          <w:p w14:paraId="50D47A7B" w14:textId="77777777" w:rsidR="00C01C45" w:rsidRPr="001C4F42" w:rsidRDefault="00C01C45" w:rsidP="006D5C44">
            <w:pPr>
              <w:rPr>
                <w:rFonts w:ascii="Arial" w:hAnsi="Arial" w:cs="Arial"/>
                <w:color w:val="B1B94B"/>
                <w:sz w:val="22"/>
                <w:szCs w:val="22"/>
              </w:rPr>
            </w:pPr>
            <w:r w:rsidRPr="001C4F42">
              <w:rPr>
                <w:rFonts w:ascii="Arial" w:hAnsi="Arial" w:cs="Arial"/>
                <w:color w:val="B1B94B"/>
                <w:sz w:val="22"/>
                <w:szCs w:val="22"/>
              </w:rPr>
              <w:t>Correct</w:t>
            </w:r>
          </w:p>
        </w:tc>
      </w:tr>
      <w:tr w:rsidR="006D5C44" w:rsidRPr="001C4F42" w14:paraId="0DDE3A9A" w14:textId="77777777" w:rsidTr="006D5C44">
        <w:tc>
          <w:tcPr>
            <w:tcW w:w="357" w:type="dxa"/>
            <w:shd w:val="clear" w:color="auto" w:fill="36424A"/>
          </w:tcPr>
          <w:p w14:paraId="770801D9"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2</w:t>
            </w:r>
          </w:p>
        </w:tc>
        <w:tc>
          <w:tcPr>
            <w:tcW w:w="6878" w:type="dxa"/>
          </w:tcPr>
          <w:p w14:paraId="093BC711" w14:textId="77777777" w:rsidR="006D5C44" w:rsidRPr="001C4F42" w:rsidRDefault="006D5C44" w:rsidP="00031F66">
            <w:pPr>
              <w:rPr>
                <w:rFonts w:ascii="Arial" w:hAnsi="Arial" w:cs="Arial"/>
                <w:sz w:val="22"/>
                <w:szCs w:val="22"/>
              </w:rPr>
            </w:pPr>
            <w:r w:rsidRPr="001C4F42">
              <w:rPr>
                <w:rFonts w:ascii="Arial" w:hAnsi="Arial" w:cs="Arial"/>
                <w:sz w:val="22"/>
                <w:szCs w:val="22"/>
              </w:rPr>
              <w:t>When your existing project requires a technology or process solution</w:t>
            </w:r>
          </w:p>
        </w:tc>
        <w:tc>
          <w:tcPr>
            <w:tcW w:w="2198" w:type="dxa"/>
            <w:shd w:val="clear" w:color="auto" w:fill="36424A"/>
          </w:tcPr>
          <w:p w14:paraId="55508A80"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r w:rsidR="006D5C44" w:rsidRPr="001C4F42" w14:paraId="12746FCD" w14:textId="77777777" w:rsidTr="006D5C44">
        <w:tc>
          <w:tcPr>
            <w:tcW w:w="357" w:type="dxa"/>
            <w:shd w:val="clear" w:color="auto" w:fill="36424A"/>
          </w:tcPr>
          <w:p w14:paraId="217AE137"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3</w:t>
            </w:r>
          </w:p>
        </w:tc>
        <w:tc>
          <w:tcPr>
            <w:tcW w:w="6878" w:type="dxa"/>
          </w:tcPr>
          <w:p w14:paraId="021EC876" w14:textId="77777777" w:rsidR="006D5C44" w:rsidRPr="001C4F42" w:rsidRDefault="006D5C44" w:rsidP="00D13A02">
            <w:pPr>
              <w:rPr>
                <w:rFonts w:ascii="Arial" w:hAnsi="Arial" w:cs="Arial"/>
                <w:sz w:val="22"/>
                <w:szCs w:val="22"/>
              </w:rPr>
            </w:pPr>
            <w:r w:rsidRPr="001C4F42">
              <w:rPr>
                <w:rFonts w:ascii="Arial" w:hAnsi="Arial" w:cs="Arial"/>
                <w:sz w:val="22"/>
                <w:szCs w:val="22"/>
              </w:rPr>
              <w:t xml:space="preserve">When you have a great idea for a new project, and need </w:t>
            </w:r>
            <w:r w:rsidR="00D13A02" w:rsidRPr="001C4F42">
              <w:rPr>
                <w:rFonts w:ascii="Arial" w:hAnsi="Arial" w:cs="Arial"/>
                <w:sz w:val="22"/>
                <w:szCs w:val="22"/>
              </w:rPr>
              <w:t>to make sure it can work</w:t>
            </w:r>
          </w:p>
        </w:tc>
        <w:tc>
          <w:tcPr>
            <w:tcW w:w="2198" w:type="dxa"/>
            <w:shd w:val="clear" w:color="auto" w:fill="36424A"/>
          </w:tcPr>
          <w:p w14:paraId="71FD034C"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r w:rsidR="006D5C44" w:rsidRPr="001C4F42" w14:paraId="7A4B15B7" w14:textId="77777777" w:rsidTr="004031C2">
        <w:tblPrEx>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PrExChange w:id="204" w:author="Stephanie Miller" w:date="2016-11-14T14:38:00Z">
            <w:tblPrEx>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PrEx>
          </w:tblPrExChange>
        </w:tblPrEx>
        <w:trPr>
          <w:trHeight w:val="447"/>
          <w:trPrChange w:id="205" w:author="Stephanie Miller" w:date="2016-11-14T14:38:00Z">
            <w:trPr>
              <w:trHeight w:val="180"/>
            </w:trPr>
          </w:trPrChange>
        </w:trPr>
        <w:tc>
          <w:tcPr>
            <w:tcW w:w="357" w:type="dxa"/>
            <w:shd w:val="clear" w:color="auto" w:fill="36424A"/>
            <w:tcPrChange w:id="206" w:author="Stephanie Miller" w:date="2016-11-14T14:38:00Z">
              <w:tcPr>
                <w:tcW w:w="357" w:type="dxa"/>
                <w:shd w:val="clear" w:color="auto" w:fill="36424A"/>
              </w:tcPr>
            </w:tcPrChange>
          </w:tcPr>
          <w:p w14:paraId="17F1D953" w14:textId="77777777" w:rsidR="006D5C44" w:rsidRPr="001C4F42" w:rsidRDefault="006D5C44" w:rsidP="00031F66">
            <w:pPr>
              <w:rPr>
                <w:rFonts w:ascii="Arial" w:hAnsi="Arial" w:cs="Arial"/>
                <w:color w:val="FFFFFF"/>
                <w:sz w:val="22"/>
                <w:szCs w:val="22"/>
              </w:rPr>
            </w:pPr>
            <w:r w:rsidRPr="001C4F42">
              <w:rPr>
                <w:rFonts w:ascii="Arial" w:hAnsi="Arial" w:cs="Arial"/>
                <w:color w:val="FFFFFF"/>
                <w:sz w:val="22"/>
                <w:szCs w:val="22"/>
              </w:rPr>
              <w:t>4</w:t>
            </w:r>
          </w:p>
        </w:tc>
        <w:tc>
          <w:tcPr>
            <w:tcW w:w="6878" w:type="dxa"/>
            <w:tcPrChange w:id="207" w:author="Stephanie Miller" w:date="2016-11-14T14:38:00Z">
              <w:tcPr>
                <w:tcW w:w="6878" w:type="dxa"/>
              </w:tcPr>
            </w:tcPrChange>
          </w:tcPr>
          <w:p w14:paraId="342B146D" w14:textId="77777777" w:rsidR="006D5C44" w:rsidRPr="001C4F42" w:rsidRDefault="006D5C44" w:rsidP="00BB39D1">
            <w:pPr>
              <w:rPr>
                <w:rFonts w:ascii="Arial" w:hAnsi="Arial" w:cs="Arial"/>
                <w:sz w:val="22"/>
                <w:szCs w:val="22"/>
              </w:rPr>
            </w:pPr>
            <w:r w:rsidRPr="004031C2">
              <w:rPr>
                <w:rFonts w:ascii="Arial" w:hAnsi="Arial" w:cs="Arial"/>
                <w:sz w:val="22"/>
                <w:szCs w:val="22"/>
                <w:highlight w:val="yellow"/>
                <w:rPrChange w:id="208" w:author="Stephanie Miller" w:date="2016-11-14T14:38:00Z">
                  <w:rPr>
                    <w:rFonts w:ascii="Arial" w:hAnsi="Arial" w:cs="Arial"/>
                    <w:sz w:val="22"/>
                    <w:szCs w:val="22"/>
                  </w:rPr>
                </w:rPrChange>
              </w:rPr>
              <w:t>When you want to know if your</w:t>
            </w:r>
            <w:r w:rsidR="00D13A02" w:rsidRPr="004031C2">
              <w:rPr>
                <w:rFonts w:ascii="Arial" w:hAnsi="Arial" w:cs="Arial"/>
                <w:sz w:val="22"/>
                <w:szCs w:val="22"/>
                <w:highlight w:val="yellow"/>
                <w:rPrChange w:id="209" w:author="Stephanie Miller" w:date="2016-11-14T14:38:00Z">
                  <w:rPr>
                    <w:rFonts w:ascii="Arial" w:hAnsi="Arial" w:cs="Arial"/>
                    <w:sz w:val="22"/>
                    <w:szCs w:val="22"/>
                  </w:rPr>
                </w:rPrChange>
              </w:rPr>
              <w:t xml:space="preserve"> </w:t>
            </w:r>
            <w:ins w:id="210" w:author="Stephanie Miller" w:date="2016-11-14T14:37:00Z">
              <w:r w:rsidR="004031C2" w:rsidRPr="004031C2">
                <w:rPr>
                  <w:rFonts w:ascii="Arial" w:hAnsi="Arial" w:cs="Arial"/>
                  <w:sz w:val="22"/>
                  <w:szCs w:val="22"/>
                  <w:highlight w:val="yellow"/>
                  <w:rPrChange w:id="211" w:author="Stephanie Miller" w:date="2016-11-14T14:38:00Z">
                    <w:rPr>
                      <w:rFonts w:ascii="Arial" w:hAnsi="Arial" w:cs="Arial"/>
                      <w:sz w:val="22"/>
                      <w:szCs w:val="22"/>
                    </w:rPr>
                  </w:rPrChange>
                </w:rPr>
                <w:t xml:space="preserve">project implementation </w:t>
              </w:r>
            </w:ins>
            <w:ins w:id="212" w:author="Thomas Flood" w:date="2016-11-11T17:03:00Z">
              <w:r w:rsidR="00911E72" w:rsidRPr="004031C2">
                <w:rPr>
                  <w:rFonts w:ascii="Arial" w:hAnsi="Arial" w:cs="Arial"/>
                  <w:sz w:val="22"/>
                  <w:szCs w:val="22"/>
                  <w:highlight w:val="yellow"/>
                  <w:rPrChange w:id="213" w:author="Stephanie Miller" w:date="2016-11-14T14:38:00Z">
                    <w:rPr>
                      <w:rFonts w:ascii="Arial" w:hAnsi="Arial" w:cs="Arial"/>
                      <w:sz w:val="22"/>
                      <w:szCs w:val="22"/>
                    </w:rPr>
                  </w:rPrChange>
                </w:rPr>
                <w:t>goals are achievable and realistic.</w:t>
              </w:r>
            </w:ins>
            <w:del w:id="214" w:author="Ben  Pester" w:date="2016-11-11T09:43:00Z">
              <w:r w:rsidR="00D13A02" w:rsidRPr="001C4F42" w:rsidDel="00BB39D1">
                <w:rPr>
                  <w:rFonts w:ascii="Arial" w:hAnsi="Arial" w:cs="Arial"/>
                  <w:sz w:val="22"/>
                  <w:szCs w:val="22"/>
                </w:rPr>
                <w:delText>everyday</w:delText>
              </w:r>
              <w:r w:rsidRPr="001C4F42" w:rsidDel="00BB39D1">
                <w:rPr>
                  <w:rFonts w:ascii="Arial" w:hAnsi="Arial" w:cs="Arial"/>
                  <w:sz w:val="22"/>
                  <w:szCs w:val="22"/>
                </w:rPr>
                <w:delText xml:space="preserve"> goals can be achieved more efficiently</w:delText>
              </w:r>
            </w:del>
          </w:p>
        </w:tc>
        <w:tc>
          <w:tcPr>
            <w:tcW w:w="2198" w:type="dxa"/>
            <w:shd w:val="clear" w:color="auto" w:fill="36424A"/>
            <w:tcPrChange w:id="215" w:author="Stephanie Miller" w:date="2016-11-14T14:38:00Z">
              <w:tcPr>
                <w:tcW w:w="2198" w:type="dxa"/>
                <w:shd w:val="clear" w:color="auto" w:fill="36424A"/>
              </w:tcPr>
            </w:tcPrChange>
          </w:tcPr>
          <w:p w14:paraId="73BB7A2D" w14:textId="77777777" w:rsidR="006D5C44" w:rsidRPr="001C4F42" w:rsidRDefault="006D5C44">
            <w:pPr>
              <w:rPr>
                <w:rFonts w:ascii="Arial" w:hAnsi="Arial" w:cs="Arial"/>
                <w:sz w:val="22"/>
                <w:szCs w:val="22"/>
              </w:rPr>
            </w:pPr>
            <w:r w:rsidRPr="001C4F42">
              <w:rPr>
                <w:rFonts w:ascii="Arial" w:hAnsi="Arial" w:cs="Arial"/>
                <w:color w:val="B1B94B"/>
                <w:sz w:val="22"/>
                <w:szCs w:val="22"/>
              </w:rPr>
              <w:t>Correct</w:t>
            </w:r>
          </w:p>
        </w:tc>
      </w:tr>
    </w:tbl>
    <w:p w14:paraId="2D8D19F9" w14:textId="77777777" w:rsidR="00C01C45" w:rsidRPr="001C4F42" w:rsidRDefault="00C01C45" w:rsidP="00C01C45">
      <w:pPr>
        <w:rPr>
          <w:rFonts w:ascii="Arial" w:hAnsi="Arial" w:cs="Arial"/>
          <w:sz w:val="22"/>
          <w:szCs w:val="22"/>
        </w:rPr>
      </w:pPr>
    </w:p>
    <w:p w14:paraId="192A2F1D"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CORRECT AUDIO FEEDBACK </w:t>
      </w:r>
    </w:p>
    <w:p w14:paraId="025E3438" w14:textId="60532976" w:rsidR="00C01C45" w:rsidRPr="001C4F42" w:rsidRDefault="00D13A02" w:rsidP="00C01C45">
      <w:pPr>
        <w:rPr>
          <w:rFonts w:ascii="Arial" w:hAnsi="Arial" w:cs="Arial"/>
          <w:sz w:val="22"/>
          <w:szCs w:val="22"/>
        </w:rPr>
      </w:pPr>
      <w:r w:rsidRPr="001C4F42">
        <w:rPr>
          <w:rFonts w:ascii="Arial" w:hAnsi="Arial" w:cs="Arial"/>
          <w:sz w:val="22"/>
          <w:szCs w:val="22"/>
        </w:rPr>
        <w:t>Great! You</w:t>
      </w:r>
      <w:del w:id="216" w:author="Adam Boothroyd" w:date="2016-11-28T11:34:00Z">
        <w:r w:rsidRPr="001C4F42" w:rsidDel="009857B8">
          <w:rPr>
            <w:rFonts w:ascii="Arial" w:hAnsi="Arial" w:cs="Arial"/>
            <w:sz w:val="22"/>
            <w:szCs w:val="22"/>
          </w:rPr>
          <w:delText>’</w:delText>
        </w:r>
      </w:del>
      <w:ins w:id="217" w:author="Adam Boothroyd" w:date="2016-11-28T11:34:00Z">
        <w:r w:rsidR="009857B8">
          <w:rPr>
            <w:rFonts w:ascii="Arial" w:hAnsi="Arial" w:cs="Arial"/>
            <w:sz w:val="22"/>
            <w:szCs w:val="22"/>
          </w:rPr>
          <w:t>'</w:t>
        </w:r>
      </w:ins>
      <w:r w:rsidRPr="001C4F42">
        <w:rPr>
          <w:rFonts w:ascii="Arial" w:hAnsi="Arial" w:cs="Arial"/>
          <w:sz w:val="22"/>
          <w:szCs w:val="22"/>
        </w:rPr>
        <w:t xml:space="preserve">re already thinking along the right lines. You can see that ITS is all about Solutions. </w:t>
      </w:r>
    </w:p>
    <w:p w14:paraId="73060329" w14:textId="77777777" w:rsidR="00C01C45" w:rsidRPr="001C4F42" w:rsidRDefault="00C01C45" w:rsidP="00C01C45">
      <w:pPr>
        <w:rPr>
          <w:rFonts w:ascii="Arial" w:hAnsi="Arial" w:cs="Arial"/>
          <w:sz w:val="22"/>
          <w:szCs w:val="22"/>
        </w:rPr>
      </w:pPr>
    </w:p>
    <w:p w14:paraId="48B42C4A"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CORRECT TEXT FEEDBACK </w:t>
      </w:r>
      <w:r w:rsidRPr="001C4F42">
        <w:rPr>
          <w:rFonts w:ascii="Arial" w:hAnsi="Arial" w:cs="Arial"/>
          <w:color w:val="808080"/>
          <w:sz w:val="22"/>
          <w:szCs w:val="22"/>
        </w:rPr>
        <w:t>(50 words max)</w:t>
      </w:r>
    </w:p>
    <w:p w14:paraId="4313EF1F" w14:textId="1D21B1DB" w:rsidR="00C01C45" w:rsidRPr="001C4F42" w:rsidRDefault="00D13A02" w:rsidP="00C01C45">
      <w:pPr>
        <w:rPr>
          <w:rFonts w:ascii="Arial" w:hAnsi="Arial" w:cs="Arial"/>
          <w:sz w:val="22"/>
          <w:szCs w:val="22"/>
        </w:rPr>
      </w:pPr>
      <w:r w:rsidRPr="001C4F42">
        <w:rPr>
          <w:rFonts w:ascii="Arial" w:hAnsi="Arial" w:cs="Arial"/>
          <w:sz w:val="22"/>
          <w:szCs w:val="22"/>
        </w:rPr>
        <w:t>That</w:t>
      </w:r>
      <w:del w:id="218" w:author="Adam Boothroyd" w:date="2016-11-28T11:34:00Z">
        <w:r w:rsidRPr="001C4F42" w:rsidDel="009857B8">
          <w:rPr>
            <w:rFonts w:ascii="Arial" w:hAnsi="Arial" w:cs="Arial"/>
            <w:sz w:val="22"/>
            <w:szCs w:val="22"/>
          </w:rPr>
          <w:delText>’</w:delText>
        </w:r>
      </w:del>
      <w:ins w:id="219" w:author="Adam Boothroyd" w:date="2016-11-28T11:34:00Z">
        <w:r w:rsidR="009857B8">
          <w:rPr>
            <w:rFonts w:ascii="Arial" w:hAnsi="Arial" w:cs="Arial"/>
            <w:sz w:val="22"/>
            <w:szCs w:val="22"/>
          </w:rPr>
          <w:t>'</w:t>
        </w:r>
      </w:ins>
      <w:r w:rsidRPr="001C4F42">
        <w:rPr>
          <w:rFonts w:ascii="Arial" w:hAnsi="Arial" w:cs="Arial"/>
          <w:sz w:val="22"/>
          <w:szCs w:val="22"/>
        </w:rPr>
        <w:t>s right! All of these are good reasons to get in touch with ITS – that</w:t>
      </w:r>
      <w:del w:id="220" w:author="Adam Boothroyd" w:date="2016-11-28T11:34:00Z">
        <w:r w:rsidRPr="001C4F42" w:rsidDel="009857B8">
          <w:rPr>
            <w:rFonts w:ascii="Arial" w:hAnsi="Arial" w:cs="Arial"/>
            <w:sz w:val="22"/>
            <w:szCs w:val="22"/>
          </w:rPr>
          <w:delText>’</w:delText>
        </w:r>
      </w:del>
      <w:ins w:id="221" w:author="Adam Boothroyd" w:date="2016-11-28T11:34:00Z">
        <w:r w:rsidR="009857B8">
          <w:rPr>
            <w:rFonts w:ascii="Arial" w:hAnsi="Arial" w:cs="Arial"/>
            <w:sz w:val="22"/>
            <w:szCs w:val="22"/>
          </w:rPr>
          <w:t>'</w:t>
        </w:r>
      </w:ins>
      <w:r w:rsidRPr="001C4F42">
        <w:rPr>
          <w:rFonts w:ascii="Arial" w:hAnsi="Arial" w:cs="Arial"/>
          <w:sz w:val="22"/>
          <w:szCs w:val="22"/>
        </w:rPr>
        <w:t xml:space="preserve">s because they are all about solutions. </w:t>
      </w:r>
    </w:p>
    <w:p w14:paraId="6EC942BD" w14:textId="77777777" w:rsidR="00C01C45" w:rsidRPr="001C4F42" w:rsidRDefault="00C01C45" w:rsidP="00C01C45">
      <w:pPr>
        <w:rPr>
          <w:rFonts w:ascii="Arial" w:hAnsi="Arial" w:cs="Arial"/>
          <w:sz w:val="22"/>
          <w:szCs w:val="22"/>
        </w:rPr>
      </w:pPr>
    </w:p>
    <w:p w14:paraId="3A123BA1" w14:textId="21A4121D" w:rsidR="00C01C45" w:rsidRPr="001C4F42" w:rsidRDefault="00C01C45" w:rsidP="00C01C45">
      <w:pPr>
        <w:rPr>
          <w:rFonts w:ascii="Arial" w:hAnsi="Arial" w:cs="Arial"/>
          <w:sz w:val="22"/>
          <w:szCs w:val="22"/>
          <w:u w:val="single"/>
        </w:rPr>
      </w:pPr>
      <w:r w:rsidRPr="001C4F42">
        <w:rPr>
          <w:rFonts w:ascii="Arial" w:hAnsi="Arial" w:cs="Arial"/>
          <w:b/>
          <w:sz w:val="22"/>
          <w:szCs w:val="22"/>
          <w:u w:val="single"/>
        </w:rPr>
        <w:t>PARTIAL AUDIO FEEDBACK</w:t>
      </w:r>
      <w:r w:rsidRPr="001C4F42">
        <w:rPr>
          <w:rFonts w:ascii="Arial" w:hAnsi="Arial" w:cs="Arial"/>
          <w:sz w:val="22"/>
          <w:szCs w:val="22"/>
          <w:u w:val="single"/>
        </w:rPr>
        <w:t xml:space="preserve"> </w:t>
      </w:r>
    </w:p>
    <w:p w14:paraId="688669C6" w14:textId="30B0E837" w:rsidR="00C01C45" w:rsidRPr="001C4F42" w:rsidRDefault="00D13A02" w:rsidP="00C01C45">
      <w:pPr>
        <w:rPr>
          <w:rFonts w:ascii="Arial" w:hAnsi="Arial" w:cs="Arial"/>
          <w:sz w:val="22"/>
          <w:szCs w:val="22"/>
        </w:rPr>
      </w:pPr>
      <w:r w:rsidRPr="001C4F42">
        <w:rPr>
          <w:rFonts w:ascii="Arial" w:hAnsi="Arial" w:cs="Arial"/>
          <w:sz w:val="22"/>
          <w:szCs w:val="22"/>
        </w:rPr>
        <w:t>Almost – you</w:t>
      </w:r>
      <w:del w:id="222" w:author="Adam Boothroyd" w:date="2016-11-28T11:34:00Z">
        <w:r w:rsidRPr="001C4F42" w:rsidDel="009857B8">
          <w:rPr>
            <w:rFonts w:ascii="Arial" w:hAnsi="Arial" w:cs="Arial"/>
            <w:sz w:val="22"/>
            <w:szCs w:val="22"/>
          </w:rPr>
          <w:delText>’</w:delText>
        </w:r>
      </w:del>
      <w:ins w:id="223" w:author="Adam Boothroyd" w:date="2016-11-28T11:34:00Z">
        <w:r w:rsidR="009857B8">
          <w:rPr>
            <w:rFonts w:ascii="Arial" w:hAnsi="Arial" w:cs="Arial"/>
            <w:sz w:val="22"/>
            <w:szCs w:val="22"/>
          </w:rPr>
          <w:t>'</w:t>
        </w:r>
      </w:ins>
      <w:r w:rsidRPr="001C4F42">
        <w:rPr>
          <w:rFonts w:ascii="Arial" w:hAnsi="Arial" w:cs="Arial"/>
          <w:sz w:val="22"/>
          <w:szCs w:val="22"/>
        </w:rPr>
        <w:t xml:space="preserve">re definitely getting close to understanding what ITS is all about. </w:t>
      </w:r>
    </w:p>
    <w:p w14:paraId="0794CC6A" w14:textId="77777777" w:rsidR="00C01C45" w:rsidRPr="001C4F42" w:rsidRDefault="00C01C45" w:rsidP="00C01C45">
      <w:pPr>
        <w:rPr>
          <w:rFonts w:ascii="Arial" w:hAnsi="Arial" w:cs="Arial"/>
          <w:sz w:val="22"/>
          <w:szCs w:val="22"/>
        </w:rPr>
      </w:pPr>
    </w:p>
    <w:p w14:paraId="7272BF2B" w14:textId="2E57B92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PARTIAL TEXT FEEDBACK </w:t>
      </w:r>
      <w:r w:rsidRPr="001C4F42">
        <w:rPr>
          <w:rFonts w:ascii="Arial" w:hAnsi="Arial" w:cs="Arial"/>
          <w:color w:val="808080"/>
          <w:sz w:val="22"/>
          <w:szCs w:val="22"/>
        </w:rPr>
        <w:t xml:space="preserve">(50 words max) </w:t>
      </w:r>
    </w:p>
    <w:p w14:paraId="371CCB75" w14:textId="0DC94EAA" w:rsidR="00C01C45" w:rsidRPr="001C4F42" w:rsidRDefault="00D13A02" w:rsidP="00C01C45">
      <w:pPr>
        <w:rPr>
          <w:rFonts w:ascii="Arial" w:hAnsi="Arial" w:cs="Arial"/>
          <w:sz w:val="22"/>
          <w:szCs w:val="22"/>
        </w:rPr>
      </w:pPr>
      <w:r w:rsidRPr="001C4F42">
        <w:rPr>
          <w:rFonts w:ascii="Arial" w:hAnsi="Arial" w:cs="Arial"/>
          <w:sz w:val="22"/>
          <w:szCs w:val="22"/>
        </w:rPr>
        <w:t xml:space="preserve">Not quite. In fact all of these are excellent reasons to get in touch with </w:t>
      </w:r>
      <w:proofErr w:type="gramStart"/>
      <w:r w:rsidRPr="001C4F42">
        <w:rPr>
          <w:rFonts w:ascii="Arial" w:hAnsi="Arial" w:cs="Arial"/>
          <w:sz w:val="22"/>
          <w:szCs w:val="22"/>
        </w:rPr>
        <w:t>ITS</w:t>
      </w:r>
      <w:proofErr w:type="gramEnd"/>
      <w:r w:rsidRPr="001C4F42">
        <w:rPr>
          <w:rFonts w:ascii="Arial" w:hAnsi="Arial" w:cs="Arial"/>
          <w:sz w:val="22"/>
          <w:szCs w:val="22"/>
        </w:rPr>
        <w:t xml:space="preserve"> – that</w:t>
      </w:r>
      <w:del w:id="224" w:author="Adam Boothroyd" w:date="2016-11-28T11:34:00Z">
        <w:r w:rsidRPr="001C4F42" w:rsidDel="009857B8">
          <w:rPr>
            <w:rFonts w:ascii="Arial" w:hAnsi="Arial" w:cs="Arial"/>
            <w:sz w:val="22"/>
            <w:szCs w:val="22"/>
          </w:rPr>
          <w:delText>’</w:delText>
        </w:r>
      </w:del>
      <w:ins w:id="225" w:author="Adam Boothroyd" w:date="2016-11-28T11:34:00Z">
        <w:r w:rsidR="009857B8">
          <w:rPr>
            <w:rFonts w:ascii="Arial" w:hAnsi="Arial" w:cs="Arial"/>
            <w:sz w:val="22"/>
            <w:szCs w:val="22"/>
          </w:rPr>
          <w:t>'</w:t>
        </w:r>
      </w:ins>
      <w:r w:rsidRPr="001C4F42">
        <w:rPr>
          <w:rFonts w:ascii="Arial" w:hAnsi="Arial" w:cs="Arial"/>
          <w:sz w:val="22"/>
          <w:szCs w:val="22"/>
        </w:rPr>
        <w:t>s because they are all about finding a solution using processes or technology</w:t>
      </w:r>
      <w:ins w:id="226" w:author="Gassmere, Dawn E" w:date="2016-11-07T07:46:00Z">
        <w:r w:rsidR="004D7103">
          <w:rPr>
            <w:rFonts w:ascii="Arial" w:hAnsi="Arial" w:cs="Arial"/>
            <w:sz w:val="22"/>
            <w:szCs w:val="22"/>
          </w:rPr>
          <w:t xml:space="preserve"> to support MDLZ</w:t>
        </w:r>
      </w:ins>
      <w:r w:rsidRPr="001C4F42">
        <w:rPr>
          <w:rFonts w:ascii="Arial" w:hAnsi="Arial" w:cs="Arial"/>
          <w:sz w:val="22"/>
          <w:szCs w:val="22"/>
        </w:rPr>
        <w:t>.</w:t>
      </w:r>
    </w:p>
    <w:p w14:paraId="66B624A3" w14:textId="77777777" w:rsidR="00C01C45" w:rsidRPr="001C4F42" w:rsidRDefault="00C01C45" w:rsidP="00C01C45">
      <w:pPr>
        <w:rPr>
          <w:rFonts w:ascii="Arial" w:hAnsi="Arial" w:cs="Arial"/>
          <w:sz w:val="22"/>
          <w:szCs w:val="22"/>
        </w:rPr>
      </w:pPr>
    </w:p>
    <w:p w14:paraId="74A878F3"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INCORRECT AUDIO FEEDBACK </w:t>
      </w:r>
    </w:p>
    <w:p w14:paraId="7E34E627" w14:textId="77777777" w:rsidR="00C01C45" w:rsidRPr="001C4F42" w:rsidRDefault="00D13A02" w:rsidP="00C01C45">
      <w:pPr>
        <w:rPr>
          <w:rFonts w:ascii="Arial" w:hAnsi="Arial" w:cs="Arial"/>
          <w:sz w:val="22"/>
          <w:szCs w:val="22"/>
        </w:rPr>
      </w:pPr>
      <w:r w:rsidRPr="001C4F42">
        <w:rPr>
          <w:rFonts w:ascii="Arial" w:hAnsi="Arial" w:cs="Arial"/>
          <w:sz w:val="22"/>
          <w:szCs w:val="22"/>
        </w:rPr>
        <w:t>NA</w:t>
      </w:r>
    </w:p>
    <w:p w14:paraId="4E6E6B51" w14:textId="77777777" w:rsidR="00C01C45" w:rsidRPr="001C4F42" w:rsidRDefault="00C01C45" w:rsidP="00C01C45">
      <w:pPr>
        <w:rPr>
          <w:rFonts w:ascii="Arial" w:hAnsi="Arial" w:cs="Arial"/>
          <w:sz w:val="22"/>
          <w:szCs w:val="22"/>
        </w:rPr>
      </w:pPr>
    </w:p>
    <w:p w14:paraId="7D17D3B8"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 xml:space="preserve">INCORRECT TEXT FEEDBACK </w:t>
      </w:r>
      <w:r w:rsidRPr="001C4F42">
        <w:rPr>
          <w:rFonts w:ascii="Arial" w:hAnsi="Arial" w:cs="Arial"/>
          <w:color w:val="808080"/>
          <w:sz w:val="22"/>
          <w:szCs w:val="22"/>
        </w:rPr>
        <w:t>(50 words max)</w:t>
      </w:r>
    </w:p>
    <w:p w14:paraId="16223D1F" w14:textId="77777777" w:rsidR="00C01C45" w:rsidRPr="001C4F42" w:rsidRDefault="00D13A02" w:rsidP="00C01C45">
      <w:pPr>
        <w:rPr>
          <w:rFonts w:ascii="Arial" w:hAnsi="Arial" w:cs="Arial"/>
          <w:sz w:val="22"/>
          <w:szCs w:val="22"/>
        </w:rPr>
      </w:pPr>
      <w:r w:rsidRPr="001C4F42">
        <w:rPr>
          <w:rFonts w:ascii="Arial" w:hAnsi="Arial" w:cs="Arial"/>
          <w:sz w:val="22"/>
          <w:szCs w:val="22"/>
        </w:rPr>
        <w:t>NA</w:t>
      </w:r>
    </w:p>
    <w:p w14:paraId="3A8F8ABB" w14:textId="77777777" w:rsidR="00C01C45" w:rsidRPr="003C226E" w:rsidRDefault="00C01C45" w:rsidP="00C01C45">
      <w:pPr>
        <w:rPr>
          <w:rFonts w:ascii="Arial" w:hAnsi="Arial" w:cs="Arial"/>
          <w:sz w:val="20"/>
          <w:szCs w:val="20"/>
        </w:rPr>
      </w:pPr>
    </w:p>
    <w:p w14:paraId="2FC9F1D0" w14:textId="77777777" w:rsidR="00C01C45" w:rsidRPr="003C226E" w:rsidRDefault="00C01C45" w:rsidP="00C01C45">
      <w:pPr>
        <w:pStyle w:val="Heading2"/>
        <w:rPr>
          <w:rFonts w:ascii="Arial" w:hAnsi="Arial" w:cs="Arial"/>
          <w:color w:val="FFFFFF"/>
        </w:rPr>
      </w:pPr>
      <w:bookmarkStart w:id="227" w:name="_Toc466647012"/>
      <w:r w:rsidRPr="003C226E">
        <w:rPr>
          <w:rFonts w:ascii="Arial" w:hAnsi="Arial" w:cs="Arial"/>
        </w:rPr>
        <w:lastRenderedPageBreak/>
        <w:t xml:space="preserve">SCREEN </w:t>
      </w:r>
      <w:r w:rsidRPr="003C226E">
        <w:rPr>
          <w:rFonts w:ascii="Arial" w:hAnsi="Arial" w:cs="Arial"/>
          <w:color w:val="FFFFFF"/>
        </w:rPr>
        <w:t>01_120</w:t>
      </w:r>
      <w:bookmarkEnd w:id="227"/>
    </w:p>
    <w:p w14:paraId="714E9625" w14:textId="77777777" w:rsidR="00C01C45" w:rsidRPr="003C226E" w:rsidRDefault="00C01C45" w:rsidP="00C01C45">
      <w:pPr>
        <w:pStyle w:val="BW-screentype"/>
        <w:rPr>
          <w:rFonts w:ascii="Arial" w:hAnsi="Arial" w:cs="Arial"/>
        </w:rPr>
      </w:pPr>
      <w:r w:rsidRPr="003C226E">
        <w:rPr>
          <w:rFonts w:ascii="Arial" w:hAnsi="Arial" w:cs="Arial"/>
        </w:rPr>
        <w:t>SCREEN TYPE Hotspot reveal</w:t>
      </w:r>
    </w:p>
    <w:p w14:paraId="6EE3049F"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16353948"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12E339D4" w14:textId="77777777" w:rsidR="00C01C45" w:rsidRPr="001C4F42" w:rsidRDefault="00C01C45" w:rsidP="00C01C45">
      <w:pPr>
        <w:rPr>
          <w:rFonts w:ascii="Arial" w:hAnsi="Arial" w:cs="Arial"/>
          <w:sz w:val="22"/>
          <w:szCs w:val="22"/>
        </w:rPr>
      </w:pPr>
    </w:p>
    <w:p w14:paraId="322E361C" w14:textId="7EDB8A93" w:rsidR="00C01C45" w:rsidRPr="001C4F42" w:rsidRDefault="001E605D" w:rsidP="00C01C45">
      <w:pPr>
        <w:rPr>
          <w:rFonts w:ascii="Arial" w:hAnsi="Arial" w:cs="Arial"/>
          <w:sz w:val="22"/>
          <w:szCs w:val="22"/>
        </w:rPr>
      </w:pPr>
      <w:r w:rsidRPr="001C4F42">
        <w:rPr>
          <w:rFonts w:ascii="Arial" w:hAnsi="Arial" w:cs="Arial"/>
          <w:sz w:val="22"/>
          <w:szCs w:val="22"/>
        </w:rPr>
        <w:t>We</w:t>
      </w:r>
      <w:del w:id="228" w:author="Adam Boothroyd" w:date="2016-11-28T11:34:00Z">
        <w:r w:rsidRPr="001C4F42" w:rsidDel="009857B8">
          <w:rPr>
            <w:rFonts w:ascii="Arial" w:hAnsi="Arial" w:cs="Arial"/>
            <w:sz w:val="22"/>
            <w:szCs w:val="22"/>
          </w:rPr>
          <w:delText>’</w:delText>
        </w:r>
      </w:del>
      <w:ins w:id="229" w:author="Adam Boothroyd" w:date="2016-11-28T11:34:00Z">
        <w:r w:rsidR="009857B8">
          <w:rPr>
            <w:rFonts w:ascii="Arial" w:hAnsi="Arial" w:cs="Arial"/>
            <w:sz w:val="22"/>
            <w:szCs w:val="22"/>
          </w:rPr>
          <w:t>'</w:t>
        </w:r>
      </w:ins>
      <w:r w:rsidRPr="001C4F42">
        <w:rPr>
          <w:rFonts w:ascii="Arial" w:hAnsi="Arial" w:cs="Arial"/>
          <w:sz w:val="22"/>
          <w:szCs w:val="22"/>
        </w:rPr>
        <w:t xml:space="preserve">re going to pick apart the ITS value proposition, pulling out the meanings </w:t>
      </w:r>
    </w:p>
    <w:p w14:paraId="31DE9D93" w14:textId="77777777" w:rsidR="00C01C45" w:rsidRPr="001C4F42" w:rsidRDefault="00C01C45" w:rsidP="00C01C45">
      <w:pPr>
        <w:rPr>
          <w:rFonts w:ascii="Arial" w:hAnsi="Arial" w:cs="Arial"/>
          <w:b/>
          <w:sz w:val="22"/>
          <w:szCs w:val="22"/>
          <w:u w:val="single"/>
        </w:rPr>
      </w:pPr>
    </w:p>
    <w:p w14:paraId="444FDC3B"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MAIN IMAGE</w:t>
      </w:r>
    </w:p>
    <w:p w14:paraId="46C09661" w14:textId="77777777" w:rsidR="00BD37E0" w:rsidRPr="001C4F42" w:rsidRDefault="00BD37E0" w:rsidP="00C01C45">
      <w:pPr>
        <w:rPr>
          <w:rFonts w:ascii="Arial" w:hAnsi="Arial" w:cs="Arial"/>
          <w:sz w:val="22"/>
          <w:szCs w:val="22"/>
        </w:rPr>
      </w:pPr>
      <w:r w:rsidRPr="001C4F42">
        <w:rPr>
          <w:rFonts w:ascii="Arial" w:hAnsi="Arial" w:cs="Arial"/>
          <w:sz w:val="22"/>
          <w:szCs w:val="22"/>
        </w:rPr>
        <w:t xml:space="preserve">Using strong typography, the ITS value proposition dominates the screen. The phrases themselves are the hotspots: </w:t>
      </w:r>
    </w:p>
    <w:p w14:paraId="6555E3FF" w14:textId="77777777" w:rsidR="00BD37E0" w:rsidRPr="001C4F42" w:rsidRDefault="00BF70CE" w:rsidP="00C01C45">
      <w:pPr>
        <w:rPr>
          <w:rFonts w:ascii="Arial" w:hAnsi="Arial" w:cs="Arial"/>
          <w:sz w:val="22"/>
          <w:szCs w:val="22"/>
          <w:lang w:val="en-GB"/>
        </w:rPr>
      </w:pPr>
      <w:r w:rsidRPr="001C4F42">
        <w:rPr>
          <w:rFonts w:ascii="Arial" w:hAnsi="Arial" w:cs="Arial"/>
          <w:sz w:val="22"/>
          <w:szCs w:val="22"/>
        </w:rPr>
        <w:t xml:space="preserve">ITS: Connecting </w:t>
      </w:r>
      <w:del w:id="230" w:author="Gassmere, Dawn E" w:date="2016-11-07T08:19:00Z">
        <w:r w:rsidRPr="001C4F42" w:rsidDel="00826997">
          <w:rPr>
            <w:rFonts w:ascii="Arial" w:hAnsi="Arial" w:cs="Arial"/>
            <w:sz w:val="22"/>
            <w:szCs w:val="22"/>
          </w:rPr>
          <w:delText>our</w:delText>
        </w:r>
      </w:del>
      <w:ins w:id="231" w:author="Gassmere, Dawn E" w:date="2016-11-07T08:19:00Z">
        <w:r w:rsidR="00826997">
          <w:rPr>
            <w:rFonts w:ascii="Arial" w:hAnsi="Arial" w:cs="Arial"/>
            <w:sz w:val="22"/>
            <w:szCs w:val="22"/>
          </w:rPr>
          <w:t>the</w:t>
        </w:r>
      </w:ins>
      <w:r w:rsidRPr="001C4F42">
        <w:rPr>
          <w:rFonts w:ascii="Arial" w:hAnsi="Arial" w:cs="Arial"/>
          <w:sz w:val="22"/>
          <w:szCs w:val="22"/>
        </w:rPr>
        <w:t xml:space="preserve"> MDLZ world to drive sustainable growth through competitive solutions.</w:t>
      </w:r>
    </w:p>
    <w:p w14:paraId="2B18A8E5" w14:textId="77777777" w:rsidR="00C01C45" w:rsidRPr="001C4F42" w:rsidRDefault="00C01C45" w:rsidP="00C01C45">
      <w:pPr>
        <w:rPr>
          <w:rFonts w:ascii="Arial" w:hAnsi="Arial" w:cs="Arial"/>
          <w:b/>
          <w:sz w:val="22"/>
          <w:szCs w:val="22"/>
          <w:u w:val="single"/>
        </w:rPr>
      </w:pPr>
    </w:p>
    <w:p w14:paraId="6C142B4F"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5CCE78E6" w14:textId="476019CB" w:rsidR="00C01C45" w:rsidRPr="001C4F42" w:rsidRDefault="00D562A5" w:rsidP="00C01C45">
      <w:pPr>
        <w:rPr>
          <w:rFonts w:ascii="Arial" w:hAnsi="Arial" w:cs="Arial"/>
          <w:sz w:val="22"/>
          <w:szCs w:val="22"/>
        </w:rPr>
      </w:pPr>
      <w:r w:rsidRPr="001C4F42">
        <w:rPr>
          <w:rFonts w:ascii="Arial" w:hAnsi="Arial" w:cs="Arial"/>
          <w:sz w:val="22"/>
          <w:szCs w:val="22"/>
        </w:rPr>
        <w:t xml:space="preserve">As we have </w:t>
      </w:r>
      <w:del w:id="232" w:author="Adam Boothroyd" w:date="2016-11-28T09:37:00Z">
        <w:r w:rsidRPr="001C4F42" w:rsidDel="00453222">
          <w:rPr>
            <w:rFonts w:ascii="Arial" w:hAnsi="Arial" w:cs="Arial"/>
            <w:sz w:val="22"/>
            <w:szCs w:val="22"/>
          </w:rPr>
          <w:delText xml:space="preserve">thought </w:delText>
        </w:r>
      </w:del>
      <w:proofErr w:type="spellStart"/>
      <w:ins w:id="233" w:author="Adam Boothroyd" w:date="2016-11-28T09:37:00Z">
        <w:r w:rsidR="00453222">
          <w:rPr>
            <w:rFonts w:ascii="Arial" w:hAnsi="Arial" w:cs="Arial"/>
            <w:sz w:val="22"/>
            <w:szCs w:val="22"/>
          </w:rPr>
          <w:t>spoke</w:t>
        </w:r>
        <w:proofErr w:type="spellEnd"/>
        <w:r w:rsidR="00453222" w:rsidRPr="001C4F42">
          <w:rPr>
            <w:rFonts w:ascii="Arial" w:hAnsi="Arial" w:cs="Arial"/>
            <w:sz w:val="22"/>
            <w:szCs w:val="22"/>
          </w:rPr>
          <w:t xml:space="preserve"> </w:t>
        </w:r>
      </w:ins>
      <w:r w:rsidRPr="001C4F42">
        <w:rPr>
          <w:rFonts w:ascii="Arial" w:hAnsi="Arial" w:cs="Arial"/>
          <w:sz w:val="22"/>
          <w:szCs w:val="22"/>
        </w:rPr>
        <w:t xml:space="preserve">about </w:t>
      </w:r>
      <w:ins w:id="234" w:author="Gassmere, Dawn E" w:date="2016-11-07T07:47:00Z">
        <w:r w:rsidR="004D7103">
          <w:rPr>
            <w:rFonts w:ascii="Arial" w:hAnsi="Arial" w:cs="Arial"/>
            <w:sz w:val="22"/>
            <w:szCs w:val="22"/>
          </w:rPr>
          <w:t xml:space="preserve">it </w:t>
        </w:r>
      </w:ins>
      <w:r w:rsidRPr="001C4F42">
        <w:rPr>
          <w:rFonts w:ascii="Arial" w:hAnsi="Arial" w:cs="Arial"/>
          <w:sz w:val="22"/>
          <w:szCs w:val="22"/>
        </w:rPr>
        <w:t>already, the work of ITS is huge, and stretches throughout the entire organization. So, let</w:t>
      </w:r>
      <w:del w:id="235" w:author="Adam Boothroyd" w:date="2016-11-28T11:34:00Z">
        <w:r w:rsidRPr="001C4F42" w:rsidDel="009857B8">
          <w:rPr>
            <w:rFonts w:ascii="Arial" w:hAnsi="Arial" w:cs="Arial"/>
            <w:sz w:val="22"/>
            <w:szCs w:val="22"/>
          </w:rPr>
          <w:delText>’</w:delText>
        </w:r>
      </w:del>
      <w:ins w:id="236" w:author="Adam Boothroyd" w:date="2016-11-28T11:34:00Z">
        <w:r w:rsidR="009857B8">
          <w:rPr>
            <w:rFonts w:ascii="Arial" w:hAnsi="Arial" w:cs="Arial"/>
            <w:sz w:val="22"/>
            <w:szCs w:val="22"/>
          </w:rPr>
          <w:t>'</w:t>
        </w:r>
      </w:ins>
      <w:r w:rsidRPr="001C4F42">
        <w:rPr>
          <w:rFonts w:ascii="Arial" w:hAnsi="Arial" w:cs="Arial"/>
          <w:sz w:val="22"/>
          <w:szCs w:val="22"/>
        </w:rPr>
        <w:t xml:space="preserve">s make things simple for a minute – here is ITS in a single sentence. </w:t>
      </w:r>
    </w:p>
    <w:p w14:paraId="7800EB7D" w14:textId="77777777" w:rsidR="00C01C45" w:rsidRPr="001C4F42" w:rsidRDefault="00C01C45" w:rsidP="00C01C45">
      <w:pPr>
        <w:rPr>
          <w:rFonts w:ascii="Arial" w:hAnsi="Arial" w:cs="Arial"/>
          <w:sz w:val="22"/>
          <w:szCs w:val="22"/>
        </w:rPr>
      </w:pPr>
    </w:p>
    <w:p w14:paraId="565715BE" w14:textId="77777777" w:rsidR="00C01C45" w:rsidRPr="001C4F42" w:rsidRDefault="00C01C45" w:rsidP="00C01C45">
      <w:pPr>
        <w:rPr>
          <w:rFonts w:ascii="Arial" w:hAnsi="Arial" w:cs="Arial"/>
          <w:sz w:val="22"/>
          <w:szCs w:val="22"/>
        </w:rPr>
      </w:pPr>
      <w:commentRangeStart w:id="237"/>
      <w:r w:rsidRPr="001C4F42">
        <w:rPr>
          <w:rFonts w:ascii="Arial" w:hAnsi="Arial" w:cs="Arial"/>
          <w:b/>
          <w:sz w:val="22"/>
          <w:szCs w:val="22"/>
          <w:u w:val="single"/>
        </w:rPr>
        <w:t>PROMPT</w:t>
      </w:r>
      <w:commentRangeEnd w:id="237"/>
      <w:r w:rsidR="00CC58EB">
        <w:rPr>
          <w:rStyle w:val="CommentReference"/>
        </w:rPr>
        <w:commentReference w:id="237"/>
      </w:r>
    </w:p>
    <w:p w14:paraId="65E9F343" w14:textId="46BFBABD" w:rsidR="00C01C45" w:rsidRPr="001C4F42" w:rsidRDefault="00C01C45" w:rsidP="00C01C45">
      <w:pPr>
        <w:rPr>
          <w:rFonts w:ascii="Arial" w:hAnsi="Arial" w:cs="Arial"/>
          <w:sz w:val="22"/>
          <w:szCs w:val="22"/>
        </w:rPr>
      </w:pPr>
      <w:r w:rsidRPr="00CC58EB">
        <w:rPr>
          <w:rFonts w:ascii="Arial" w:hAnsi="Arial" w:cs="Arial"/>
          <w:sz w:val="22"/>
          <w:szCs w:val="22"/>
          <w:highlight w:val="yellow"/>
          <w:rPrChange w:id="238" w:author="Stephanie Miller" w:date="2016-11-11T12:17:00Z">
            <w:rPr>
              <w:rFonts w:ascii="Arial" w:hAnsi="Arial" w:cs="Arial"/>
              <w:sz w:val="22"/>
              <w:szCs w:val="22"/>
            </w:rPr>
          </w:rPrChange>
        </w:rPr>
        <w:t>Select each</w:t>
      </w:r>
      <w:r w:rsidR="00D562A5" w:rsidRPr="00CC58EB">
        <w:rPr>
          <w:rFonts w:ascii="Arial" w:hAnsi="Arial" w:cs="Arial"/>
          <w:sz w:val="22"/>
          <w:szCs w:val="22"/>
          <w:highlight w:val="yellow"/>
          <w:rPrChange w:id="239" w:author="Stephanie Miller" w:date="2016-11-11T12:17:00Z">
            <w:rPr>
              <w:rFonts w:ascii="Arial" w:hAnsi="Arial" w:cs="Arial"/>
              <w:sz w:val="22"/>
              <w:szCs w:val="22"/>
            </w:rPr>
          </w:rPrChange>
        </w:rPr>
        <w:t xml:space="preserve"> </w:t>
      </w:r>
      <w:del w:id="240" w:author="Ben  Pester" w:date="2016-11-29T10:20:00Z">
        <w:r w:rsidR="00D562A5" w:rsidRPr="00CC58EB" w:rsidDel="0038449B">
          <w:rPr>
            <w:rFonts w:ascii="Arial" w:hAnsi="Arial" w:cs="Arial"/>
            <w:sz w:val="22"/>
            <w:szCs w:val="22"/>
            <w:highlight w:val="yellow"/>
            <w:rPrChange w:id="241" w:author="Stephanie Miller" w:date="2016-11-11T12:17:00Z">
              <w:rPr>
                <w:rFonts w:ascii="Arial" w:hAnsi="Arial" w:cs="Arial"/>
                <w:sz w:val="22"/>
                <w:szCs w:val="22"/>
              </w:rPr>
            </w:rPrChange>
          </w:rPr>
          <w:delText xml:space="preserve">part of our </w:delText>
        </w:r>
        <w:r w:rsidR="009E2B8F" w:rsidRPr="00CC58EB" w:rsidDel="0038449B">
          <w:rPr>
            <w:rFonts w:ascii="Arial" w:hAnsi="Arial" w:cs="Arial"/>
            <w:sz w:val="22"/>
            <w:szCs w:val="22"/>
            <w:highlight w:val="yellow"/>
            <w:rPrChange w:id="242" w:author="Stephanie Miller" w:date="2016-11-11T12:17:00Z">
              <w:rPr>
                <w:rFonts w:ascii="Arial" w:hAnsi="Arial" w:cs="Arial"/>
                <w:sz w:val="22"/>
                <w:szCs w:val="22"/>
              </w:rPr>
            </w:rPrChange>
          </w:rPr>
          <w:delText>v</w:delText>
        </w:r>
        <w:r w:rsidR="00D562A5" w:rsidRPr="00CC58EB" w:rsidDel="0038449B">
          <w:rPr>
            <w:rFonts w:ascii="Arial" w:hAnsi="Arial" w:cs="Arial"/>
            <w:sz w:val="22"/>
            <w:szCs w:val="22"/>
            <w:highlight w:val="yellow"/>
            <w:rPrChange w:id="243" w:author="Stephanie Miller" w:date="2016-11-11T12:17:00Z">
              <w:rPr>
                <w:rFonts w:ascii="Arial" w:hAnsi="Arial" w:cs="Arial"/>
                <w:sz w:val="22"/>
                <w:szCs w:val="22"/>
              </w:rPr>
            </w:rPrChange>
          </w:rPr>
          <w:delText xml:space="preserve">alue </w:delText>
        </w:r>
        <w:r w:rsidR="009E2B8F" w:rsidRPr="00CC58EB" w:rsidDel="0038449B">
          <w:rPr>
            <w:rFonts w:ascii="Arial" w:hAnsi="Arial" w:cs="Arial"/>
            <w:sz w:val="22"/>
            <w:szCs w:val="22"/>
            <w:highlight w:val="yellow"/>
            <w:rPrChange w:id="244" w:author="Stephanie Miller" w:date="2016-11-11T12:17:00Z">
              <w:rPr>
                <w:rFonts w:ascii="Arial" w:hAnsi="Arial" w:cs="Arial"/>
                <w:sz w:val="22"/>
                <w:szCs w:val="22"/>
              </w:rPr>
            </w:rPrChange>
          </w:rPr>
          <w:delText>p</w:delText>
        </w:r>
        <w:r w:rsidR="00D562A5" w:rsidRPr="00CC58EB" w:rsidDel="0038449B">
          <w:rPr>
            <w:rFonts w:ascii="Arial" w:hAnsi="Arial" w:cs="Arial"/>
            <w:sz w:val="22"/>
            <w:szCs w:val="22"/>
            <w:highlight w:val="yellow"/>
            <w:rPrChange w:id="245" w:author="Stephanie Miller" w:date="2016-11-11T12:17:00Z">
              <w:rPr>
                <w:rFonts w:ascii="Arial" w:hAnsi="Arial" w:cs="Arial"/>
                <w:sz w:val="22"/>
                <w:szCs w:val="22"/>
              </w:rPr>
            </w:rPrChange>
          </w:rPr>
          <w:delText>roposition</w:delText>
        </w:r>
      </w:del>
      <w:ins w:id="246" w:author="Ben  Pester" w:date="2016-11-29T10:20:00Z">
        <w:r w:rsidR="0038449B">
          <w:rPr>
            <w:rFonts w:ascii="Arial" w:hAnsi="Arial" w:cs="Arial"/>
            <w:sz w:val="22"/>
            <w:szCs w:val="22"/>
            <w:highlight w:val="yellow"/>
          </w:rPr>
          <w:t>icon</w:t>
        </w:r>
      </w:ins>
      <w:r w:rsidRPr="00CC58EB">
        <w:rPr>
          <w:rFonts w:ascii="Arial" w:hAnsi="Arial" w:cs="Arial"/>
          <w:sz w:val="22"/>
          <w:szCs w:val="22"/>
          <w:highlight w:val="yellow"/>
          <w:rPrChange w:id="247" w:author="Stephanie Miller" w:date="2016-11-11T12:17:00Z">
            <w:rPr>
              <w:rFonts w:ascii="Arial" w:hAnsi="Arial" w:cs="Arial"/>
              <w:sz w:val="22"/>
              <w:szCs w:val="22"/>
            </w:rPr>
          </w:rPrChange>
        </w:rPr>
        <w:t xml:space="preserve"> to find out more.</w:t>
      </w:r>
    </w:p>
    <w:p w14:paraId="5B2637FE" w14:textId="77777777" w:rsidR="00C01C45" w:rsidRPr="001C4F42" w:rsidRDefault="00C01C45" w:rsidP="00C01C45">
      <w:pPr>
        <w:rPr>
          <w:rFonts w:ascii="Arial" w:hAnsi="Arial" w:cs="Arial"/>
          <w:b/>
          <w:sz w:val="22"/>
          <w:szCs w:val="22"/>
          <w:u w:val="single"/>
        </w:rPr>
      </w:pPr>
    </w:p>
    <w:p w14:paraId="643EDF44"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1 ICON PLACEMENT</w:t>
      </w:r>
    </w:p>
    <w:p w14:paraId="5B08254B" w14:textId="77777777" w:rsidR="00C01C45" w:rsidRPr="001C4F42" w:rsidRDefault="00D562A5" w:rsidP="00C01C45">
      <w:pPr>
        <w:rPr>
          <w:rFonts w:ascii="Arial" w:hAnsi="Arial" w:cs="Arial"/>
          <w:sz w:val="22"/>
          <w:szCs w:val="22"/>
        </w:rPr>
      </w:pPr>
      <w:r w:rsidRPr="001C4F42">
        <w:rPr>
          <w:rFonts w:ascii="Arial" w:hAnsi="Arial" w:cs="Arial"/>
          <w:sz w:val="22"/>
          <w:szCs w:val="22"/>
        </w:rPr>
        <w:t>ITS</w:t>
      </w:r>
    </w:p>
    <w:p w14:paraId="628B962B" w14:textId="77777777" w:rsidR="00C01C45" w:rsidRPr="001C4F42" w:rsidRDefault="00C01C45" w:rsidP="00C01C45">
      <w:pPr>
        <w:rPr>
          <w:rFonts w:ascii="Arial" w:hAnsi="Arial" w:cs="Arial"/>
          <w:b/>
          <w:sz w:val="22"/>
          <w:szCs w:val="22"/>
          <w:u w:val="single"/>
        </w:rPr>
      </w:pPr>
    </w:p>
    <w:p w14:paraId="200CED5A"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AFA6798" w14:textId="77777777" w:rsidR="00C01C45" w:rsidRPr="001C4F42" w:rsidRDefault="00D562A5" w:rsidP="00C01C45">
      <w:pPr>
        <w:rPr>
          <w:rFonts w:ascii="Arial" w:hAnsi="Arial" w:cs="Arial"/>
          <w:sz w:val="22"/>
          <w:szCs w:val="22"/>
        </w:rPr>
      </w:pPr>
      <w:r w:rsidRPr="001C4F42">
        <w:rPr>
          <w:rFonts w:ascii="Arial" w:hAnsi="Arial" w:cs="Arial"/>
          <w:sz w:val="22"/>
          <w:szCs w:val="22"/>
        </w:rPr>
        <w:t xml:space="preserve">Information Technology </w:t>
      </w:r>
      <w:ins w:id="248" w:author="Stephanie Miller" w:date="2016-11-11T12:16:00Z">
        <w:r w:rsidR="0068589B">
          <w:rPr>
            <w:rFonts w:ascii="Arial" w:hAnsi="Arial" w:cs="Arial"/>
            <w:sz w:val="22"/>
            <w:szCs w:val="22"/>
          </w:rPr>
          <w:t xml:space="preserve">and </w:t>
        </w:r>
      </w:ins>
      <w:r w:rsidRPr="001C4F42">
        <w:rPr>
          <w:rFonts w:ascii="Arial" w:hAnsi="Arial" w:cs="Arial"/>
          <w:sz w:val="22"/>
          <w:szCs w:val="22"/>
        </w:rPr>
        <w:t>Solutions</w:t>
      </w:r>
    </w:p>
    <w:p w14:paraId="6364FA26" w14:textId="77777777" w:rsidR="00C01C45" w:rsidRPr="001C4F42" w:rsidRDefault="00C01C45" w:rsidP="00C01C45">
      <w:pPr>
        <w:rPr>
          <w:rFonts w:ascii="Arial" w:hAnsi="Arial" w:cs="Arial"/>
          <w:sz w:val="22"/>
          <w:szCs w:val="22"/>
          <w:u w:val="single"/>
        </w:rPr>
      </w:pPr>
    </w:p>
    <w:p w14:paraId="33DD6C08"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2 ICON PLACEMENT</w:t>
      </w:r>
    </w:p>
    <w:p w14:paraId="50863BC8" w14:textId="77777777" w:rsidR="00C01C45" w:rsidRPr="001C4F42" w:rsidRDefault="00D562A5" w:rsidP="00C01C45">
      <w:pPr>
        <w:rPr>
          <w:rFonts w:ascii="Arial" w:hAnsi="Arial" w:cs="Arial"/>
          <w:sz w:val="22"/>
          <w:szCs w:val="22"/>
        </w:rPr>
      </w:pPr>
      <w:r w:rsidRPr="001C4F42">
        <w:rPr>
          <w:rFonts w:ascii="Arial" w:hAnsi="Arial" w:cs="Arial"/>
          <w:sz w:val="22"/>
          <w:szCs w:val="22"/>
        </w:rPr>
        <w:t>Connecting our MDLZ world</w:t>
      </w:r>
    </w:p>
    <w:p w14:paraId="48B04F6F" w14:textId="77777777" w:rsidR="00C01C45" w:rsidRPr="001C4F42" w:rsidRDefault="00C01C45" w:rsidP="00C01C45">
      <w:pPr>
        <w:rPr>
          <w:rFonts w:ascii="Arial" w:hAnsi="Arial" w:cs="Arial"/>
          <w:b/>
          <w:sz w:val="22"/>
          <w:szCs w:val="22"/>
          <w:u w:val="single"/>
        </w:rPr>
      </w:pPr>
    </w:p>
    <w:p w14:paraId="2EE41EC1"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07CAC42" w14:textId="77777777" w:rsidR="00C01C45" w:rsidRPr="001C4F42" w:rsidRDefault="00D562A5" w:rsidP="00C01C45">
      <w:pPr>
        <w:rPr>
          <w:rFonts w:ascii="Arial" w:hAnsi="Arial" w:cs="Arial"/>
          <w:sz w:val="22"/>
          <w:szCs w:val="22"/>
        </w:rPr>
      </w:pPr>
      <w:r w:rsidRPr="001C4F42">
        <w:rPr>
          <w:rFonts w:ascii="Arial" w:hAnsi="Arial" w:cs="Arial"/>
          <w:sz w:val="22"/>
          <w:szCs w:val="22"/>
        </w:rPr>
        <w:t xml:space="preserve">We </w:t>
      </w:r>
      <w:ins w:id="249" w:author="Gassmere, Dawn E" w:date="2016-11-07T08:20:00Z">
        <w:r w:rsidR="00826997">
          <w:rPr>
            <w:rFonts w:ascii="Arial" w:hAnsi="Arial" w:cs="Arial"/>
            <w:sz w:val="22"/>
            <w:szCs w:val="22"/>
          </w:rPr>
          <w:t xml:space="preserve">strive to </w:t>
        </w:r>
      </w:ins>
      <w:r w:rsidRPr="001C4F42">
        <w:rPr>
          <w:rFonts w:ascii="Arial" w:hAnsi="Arial" w:cs="Arial"/>
          <w:sz w:val="22"/>
          <w:szCs w:val="22"/>
        </w:rPr>
        <w:t xml:space="preserve">partner </w:t>
      </w:r>
      <w:del w:id="250" w:author="Gassmere, Dawn E" w:date="2016-11-07T07:49:00Z">
        <w:r w:rsidRPr="001C4F42" w:rsidDel="004D7103">
          <w:rPr>
            <w:rFonts w:ascii="Arial" w:hAnsi="Arial" w:cs="Arial"/>
            <w:sz w:val="22"/>
            <w:szCs w:val="22"/>
          </w:rPr>
          <w:delText>all of the</w:delText>
        </w:r>
      </w:del>
      <w:ins w:id="251" w:author="Gassmere, Dawn E" w:date="2016-11-07T07:49:00Z">
        <w:r w:rsidR="004D7103">
          <w:rPr>
            <w:rFonts w:ascii="Arial" w:hAnsi="Arial" w:cs="Arial"/>
            <w:sz w:val="22"/>
            <w:szCs w:val="22"/>
          </w:rPr>
          <w:t xml:space="preserve">with our </w:t>
        </w:r>
      </w:ins>
      <w:del w:id="252" w:author="Gassmere, Dawn E" w:date="2016-11-07T07:49:00Z">
        <w:r w:rsidRPr="001C4F42" w:rsidDel="004D7103">
          <w:rPr>
            <w:rFonts w:ascii="Arial" w:hAnsi="Arial" w:cs="Arial"/>
            <w:sz w:val="22"/>
            <w:szCs w:val="22"/>
          </w:rPr>
          <w:delText xml:space="preserve"> main </w:delText>
        </w:r>
      </w:del>
      <w:r w:rsidRPr="001C4F42">
        <w:rPr>
          <w:rFonts w:ascii="Arial" w:hAnsi="Arial" w:cs="Arial"/>
          <w:sz w:val="22"/>
          <w:szCs w:val="22"/>
        </w:rPr>
        <w:t>eco-system</w:t>
      </w:r>
      <w:del w:id="253" w:author="Gassmere, Dawn E" w:date="2016-11-07T07:50:00Z">
        <w:r w:rsidRPr="001C4F42" w:rsidDel="004D7103">
          <w:rPr>
            <w:rFonts w:ascii="Arial" w:hAnsi="Arial" w:cs="Arial"/>
            <w:sz w:val="22"/>
            <w:szCs w:val="22"/>
          </w:rPr>
          <w:delText>s</w:delText>
        </w:r>
      </w:del>
      <w:r w:rsidRPr="001C4F42">
        <w:rPr>
          <w:rFonts w:ascii="Arial" w:hAnsi="Arial" w:cs="Arial"/>
          <w:sz w:val="22"/>
          <w:szCs w:val="22"/>
        </w:rPr>
        <w:t xml:space="preserve"> </w:t>
      </w:r>
      <w:ins w:id="254" w:author="Gassmere, Dawn E" w:date="2016-11-07T07:50:00Z">
        <w:r w:rsidR="004D7103">
          <w:rPr>
            <w:rFonts w:ascii="Arial" w:hAnsi="Arial" w:cs="Arial"/>
            <w:sz w:val="22"/>
            <w:szCs w:val="22"/>
          </w:rPr>
          <w:t xml:space="preserve">which </w:t>
        </w:r>
      </w:ins>
      <w:del w:id="255" w:author="Gassmere, Dawn E" w:date="2016-11-07T07:50:00Z">
        <w:r w:rsidRPr="001C4F42" w:rsidDel="004D7103">
          <w:rPr>
            <w:rFonts w:ascii="Arial" w:hAnsi="Arial" w:cs="Arial"/>
            <w:sz w:val="22"/>
            <w:szCs w:val="22"/>
          </w:rPr>
          <w:delText xml:space="preserve">that </w:delText>
        </w:r>
      </w:del>
      <w:r w:rsidRPr="001C4F42">
        <w:rPr>
          <w:rFonts w:ascii="Arial" w:hAnsi="Arial" w:cs="Arial"/>
          <w:sz w:val="22"/>
          <w:szCs w:val="22"/>
        </w:rPr>
        <w:t>make</w:t>
      </w:r>
      <w:ins w:id="256" w:author="Gassmere, Dawn E" w:date="2016-11-07T07:50:00Z">
        <w:r w:rsidR="004D7103">
          <w:rPr>
            <w:rFonts w:ascii="Arial" w:hAnsi="Arial" w:cs="Arial"/>
            <w:sz w:val="22"/>
            <w:szCs w:val="22"/>
          </w:rPr>
          <w:t>s</w:t>
        </w:r>
      </w:ins>
      <w:r w:rsidRPr="001C4F42">
        <w:rPr>
          <w:rFonts w:ascii="Arial" w:hAnsi="Arial" w:cs="Arial"/>
          <w:sz w:val="22"/>
          <w:szCs w:val="22"/>
        </w:rPr>
        <w:t xml:space="preserve"> MDLZ thrive. That means </w:t>
      </w:r>
      <w:r w:rsidR="003C786D">
        <w:rPr>
          <w:rFonts w:ascii="Arial" w:hAnsi="Arial" w:cs="Arial"/>
          <w:sz w:val="22"/>
          <w:szCs w:val="22"/>
        </w:rPr>
        <w:t>c</w:t>
      </w:r>
      <w:r w:rsidRPr="001C4F42">
        <w:rPr>
          <w:rFonts w:ascii="Arial" w:hAnsi="Arial" w:cs="Arial"/>
          <w:sz w:val="22"/>
          <w:szCs w:val="22"/>
        </w:rPr>
        <w:t xml:space="preserve">onsumers, </w:t>
      </w:r>
      <w:ins w:id="257" w:author="Woolley, Lorraine" w:date="2016-11-09T12:23:00Z">
        <w:r w:rsidR="00B55B34">
          <w:rPr>
            <w:rFonts w:ascii="Arial" w:hAnsi="Arial" w:cs="Arial"/>
            <w:sz w:val="22"/>
            <w:szCs w:val="22"/>
          </w:rPr>
          <w:t xml:space="preserve">customers, </w:t>
        </w:r>
      </w:ins>
      <w:ins w:id="258" w:author="Stephanie Miller" w:date="2016-11-14T14:39:00Z">
        <w:r w:rsidR="004031C2">
          <w:rPr>
            <w:rFonts w:ascii="Arial" w:hAnsi="Arial" w:cs="Arial"/>
            <w:sz w:val="22"/>
            <w:szCs w:val="22"/>
          </w:rPr>
          <w:t xml:space="preserve">suppliers, </w:t>
        </w:r>
      </w:ins>
      <w:r w:rsidR="003C786D">
        <w:rPr>
          <w:rFonts w:ascii="Arial" w:hAnsi="Arial" w:cs="Arial"/>
          <w:sz w:val="22"/>
          <w:szCs w:val="22"/>
        </w:rPr>
        <w:t>s</w:t>
      </w:r>
      <w:r w:rsidRPr="001C4F42">
        <w:rPr>
          <w:rFonts w:ascii="Arial" w:hAnsi="Arial" w:cs="Arial"/>
          <w:sz w:val="22"/>
          <w:szCs w:val="22"/>
        </w:rPr>
        <w:t xml:space="preserve">takeholders and </w:t>
      </w:r>
      <w:r w:rsidR="003C786D">
        <w:rPr>
          <w:rFonts w:ascii="Arial" w:hAnsi="Arial" w:cs="Arial"/>
          <w:sz w:val="22"/>
          <w:szCs w:val="22"/>
        </w:rPr>
        <w:t>f</w:t>
      </w:r>
      <w:r w:rsidRPr="001C4F42">
        <w:rPr>
          <w:rFonts w:ascii="Arial" w:hAnsi="Arial" w:cs="Arial"/>
          <w:sz w:val="22"/>
          <w:szCs w:val="22"/>
        </w:rPr>
        <w:t xml:space="preserve">unctions. People across the world of MDLZ have us on their side.  </w:t>
      </w:r>
    </w:p>
    <w:p w14:paraId="49E900CB" w14:textId="77777777" w:rsidR="00C01C45" w:rsidRPr="001C4F42" w:rsidRDefault="00C01C45" w:rsidP="00C01C45">
      <w:pPr>
        <w:rPr>
          <w:rFonts w:ascii="Arial" w:hAnsi="Arial" w:cs="Arial"/>
          <w:sz w:val="22"/>
          <w:szCs w:val="22"/>
          <w:u w:val="single"/>
        </w:rPr>
      </w:pPr>
    </w:p>
    <w:p w14:paraId="0AD05B05"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3 ICON PLACEMENT</w:t>
      </w:r>
    </w:p>
    <w:p w14:paraId="764083A3" w14:textId="77777777" w:rsidR="00C01C45" w:rsidRPr="001C4F42" w:rsidRDefault="0060792F" w:rsidP="00C01C45">
      <w:pPr>
        <w:rPr>
          <w:rFonts w:ascii="Arial" w:hAnsi="Arial" w:cs="Arial"/>
          <w:sz w:val="22"/>
          <w:szCs w:val="22"/>
        </w:rPr>
      </w:pPr>
      <w:r w:rsidRPr="001C4F42">
        <w:rPr>
          <w:rFonts w:ascii="Arial" w:hAnsi="Arial" w:cs="Arial"/>
          <w:sz w:val="22"/>
          <w:szCs w:val="22"/>
        </w:rPr>
        <w:t>To drive sustainable growth</w:t>
      </w:r>
    </w:p>
    <w:p w14:paraId="24070698" w14:textId="77777777" w:rsidR="00C01C45" w:rsidRPr="001C4F42" w:rsidRDefault="00C01C45" w:rsidP="00C01C45">
      <w:pPr>
        <w:rPr>
          <w:rFonts w:ascii="Arial" w:hAnsi="Arial" w:cs="Arial"/>
          <w:b/>
          <w:sz w:val="22"/>
          <w:szCs w:val="22"/>
          <w:u w:val="single"/>
        </w:rPr>
      </w:pPr>
    </w:p>
    <w:p w14:paraId="3C94AACB"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E6902B7" w14:textId="4CCA6C45" w:rsidR="00C01C45" w:rsidRPr="001C4F42" w:rsidRDefault="0060792F" w:rsidP="00C01C45">
      <w:pPr>
        <w:rPr>
          <w:rFonts w:ascii="Arial" w:hAnsi="Arial" w:cs="Arial"/>
          <w:sz w:val="22"/>
          <w:szCs w:val="22"/>
        </w:rPr>
      </w:pPr>
      <w:r w:rsidRPr="001C4F42">
        <w:rPr>
          <w:rFonts w:ascii="Arial" w:hAnsi="Arial" w:cs="Arial"/>
          <w:sz w:val="22"/>
          <w:szCs w:val="22"/>
        </w:rPr>
        <w:t>Technology and process-based solutions are at the heart of Ambition 2020</w:t>
      </w:r>
      <w:del w:id="259" w:author="Adam Boothroyd" w:date="2016-11-28T11:34:00Z">
        <w:r w:rsidRPr="001C4F42" w:rsidDel="009857B8">
          <w:rPr>
            <w:rFonts w:ascii="Arial" w:hAnsi="Arial" w:cs="Arial"/>
            <w:sz w:val="22"/>
            <w:szCs w:val="22"/>
          </w:rPr>
          <w:delText>’</w:delText>
        </w:r>
      </w:del>
      <w:ins w:id="260" w:author="Adam Boothroyd" w:date="2016-11-28T11:34:00Z">
        <w:r w:rsidR="009857B8">
          <w:rPr>
            <w:rFonts w:ascii="Arial" w:hAnsi="Arial" w:cs="Arial"/>
            <w:sz w:val="22"/>
            <w:szCs w:val="22"/>
          </w:rPr>
          <w:t>'</w:t>
        </w:r>
      </w:ins>
      <w:r w:rsidRPr="001C4F42">
        <w:rPr>
          <w:rFonts w:ascii="Arial" w:hAnsi="Arial" w:cs="Arial"/>
          <w:sz w:val="22"/>
          <w:szCs w:val="22"/>
        </w:rPr>
        <w:t xml:space="preserve">s objectives for growth. Through our enterprise strategy solutions, we help meet the needs of </w:t>
      </w:r>
      <w:del w:id="261" w:author="Woolley, Lorraine" w:date="2016-11-09T12:25:00Z">
        <w:r w:rsidRPr="001C4F42" w:rsidDel="00B55B34">
          <w:rPr>
            <w:rFonts w:ascii="Arial" w:hAnsi="Arial" w:cs="Arial"/>
            <w:sz w:val="22"/>
            <w:szCs w:val="22"/>
          </w:rPr>
          <w:delText xml:space="preserve">the </w:delText>
        </w:r>
      </w:del>
      <w:ins w:id="262" w:author="Gassmere, Dawn E" w:date="2016-11-07T08:21:00Z">
        <w:del w:id="263" w:author="Woolley, Lorraine" w:date="2016-11-09T12:25:00Z">
          <w:r w:rsidR="00826997" w:rsidDel="00B55B34">
            <w:rPr>
              <w:rFonts w:ascii="Arial" w:hAnsi="Arial" w:cs="Arial"/>
              <w:sz w:val="22"/>
              <w:szCs w:val="22"/>
            </w:rPr>
            <w:delText xml:space="preserve">for </w:delText>
          </w:r>
        </w:del>
        <w:r w:rsidR="00826997">
          <w:rPr>
            <w:rFonts w:ascii="Arial" w:hAnsi="Arial" w:cs="Arial"/>
            <w:sz w:val="22"/>
            <w:szCs w:val="22"/>
          </w:rPr>
          <w:t>our organization</w:t>
        </w:r>
        <w:del w:id="264" w:author="Adam Boothroyd" w:date="2016-11-28T11:23:00Z">
          <w:r w:rsidR="00826997" w:rsidDel="009A1B5D">
            <w:rPr>
              <w:rFonts w:ascii="Arial" w:hAnsi="Arial" w:cs="Arial"/>
              <w:sz w:val="22"/>
              <w:szCs w:val="22"/>
            </w:rPr>
            <w:delText xml:space="preserve"> </w:delText>
          </w:r>
        </w:del>
      </w:ins>
      <w:del w:id="265" w:author="Gassmere, Dawn E" w:date="2016-11-07T08:21:00Z">
        <w:r w:rsidRPr="001C4F42" w:rsidDel="00826997">
          <w:rPr>
            <w:rFonts w:ascii="Arial" w:hAnsi="Arial" w:cs="Arial"/>
            <w:sz w:val="22"/>
            <w:szCs w:val="22"/>
          </w:rPr>
          <w:delText>whole business</w:delText>
        </w:r>
      </w:del>
      <w:r w:rsidRPr="001C4F42">
        <w:rPr>
          <w:rFonts w:ascii="Arial" w:hAnsi="Arial" w:cs="Arial"/>
          <w:sz w:val="22"/>
          <w:szCs w:val="22"/>
        </w:rPr>
        <w:t xml:space="preserve">. </w:t>
      </w:r>
    </w:p>
    <w:p w14:paraId="0D99FF93" w14:textId="77777777" w:rsidR="00C01C45" w:rsidRPr="001C4F42" w:rsidRDefault="00C01C45" w:rsidP="00C01C45">
      <w:pPr>
        <w:rPr>
          <w:rFonts w:ascii="Arial" w:hAnsi="Arial" w:cs="Arial"/>
          <w:sz w:val="22"/>
          <w:szCs w:val="22"/>
          <w:u w:val="single"/>
        </w:rPr>
      </w:pPr>
    </w:p>
    <w:p w14:paraId="67EE5CC1" w14:textId="77777777" w:rsidR="0060792F" w:rsidRPr="001C4F42" w:rsidRDefault="0060792F" w:rsidP="0060792F">
      <w:pPr>
        <w:rPr>
          <w:rFonts w:ascii="Arial" w:hAnsi="Arial" w:cs="Arial"/>
          <w:b/>
          <w:sz w:val="22"/>
          <w:szCs w:val="22"/>
          <w:u w:val="single"/>
        </w:rPr>
      </w:pPr>
      <w:r w:rsidRPr="001C4F42">
        <w:rPr>
          <w:rFonts w:ascii="Arial" w:hAnsi="Arial" w:cs="Arial"/>
          <w:b/>
          <w:sz w:val="22"/>
          <w:szCs w:val="22"/>
          <w:u w:val="single"/>
        </w:rPr>
        <w:t>REVEAL 4 ICON PLACEMENT</w:t>
      </w:r>
    </w:p>
    <w:p w14:paraId="3E69345A" w14:textId="77777777" w:rsidR="0060792F" w:rsidRPr="001C4F42" w:rsidRDefault="0060792F" w:rsidP="0060792F">
      <w:pPr>
        <w:rPr>
          <w:rFonts w:ascii="Arial" w:hAnsi="Arial" w:cs="Arial"/>
          <w:sz w:val="22"/>
          <w:szCs w:val="22"/>
        </w:rPr>
      </w:pPr>
      <w:r w:rsidRPr="001C4F42">
        <w:rPr>
          <w:rFonts w:ascii="Arial" w:hAnsi="Arial" w:cs="Arial"/>
          <w:sz w:val="22"/>
          <w:szCs w:val="22"/>
        </w:rPr>
        <w:t>Through competitive solutions</w:t>
      </w:r>
    </w:p>
    <w:p w14:paraId="650A2B2C" w14:textId="77777777" w:rsidR="0060792F" w:rsidRPr="001C4F42" w:rsidRDefault="0060792F" w:rsidP="0060792F">
      <w:pPr>
        <w:rPr>
          <w:rFonts w:ascii="Arial" w:hAnsi="Arial" w:cs="Arial"/>
          <w:b/>
          <w:sz w:val="22"/>
          <w:szCs w:val="22"/>
          <w:u w:val="single"/>
        </w:rPr>
      </w:pPr>
    </w:p>
    <w:p w14:paraId="522725F4" w14:textId="77777777" w:rsidR="0060792F" w:rsidRPr="001C4F42" w:rsidRDefault="0060792F" w:rsidP="0060792F">
      <w:pPr>
        <w:rPr>
          <w:rFonts w:ascii="Arial" w:hAnsi="Arial" w:cs="Arial"/>
          <w:b/>
          <w:color w:val="808080"/>
          <w:sz w:val="22"/>
          <w:szCs w:val="22"/>
        </w:rPr>
      </w:pPr>
      <w:r w:rsidRPr="001C4F42">
        <w:rPr>
          <w:rFonts w:ascii="Arial" w:hAnsi="Arial" w:cs="Arial"/>
          <w:b/>
          <w:sz w:val="22"/>
          <w:szCs w:val="22"/>
          <w:u w:val="single"/>
        </w:rPr>
        <w:t>REVEAL 4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2E7DBDB" w14:textId="77777777" w:rsidR="0060792F" w:rsidRPr="001C4F42" w:rsidDel="002465E7" w:rsidRDefault="00B2173C" w:rsidP="00C01C45">
      <w:pPr>
        <w:rPr>
          <w:del w:id="266" w:author="Stephanie Miller" w:date="2016-11-15T14:11:00Z"/>
          <w:rFonts w:ascii="Arial" w:hAnsi="Arial" w:cs="Arial"/>
          <w:sz w:val="22"/>
          <w:szCs w:val="22"/>
          <w:u w:val="single"/>
        </w:rPr>
      </w:pPr>
      <w:ins w:id="267" w:author="Stephanie Miller" w:date="2016-11-14T14:47:00Z">
        <w:r>
          <w:rPr>
            <w:rFonts w:ascii="Arial" w:hAnsi="Arial" w:cs="Arial"/>
            <w:sz w:val="22"/>
            <w:szCs w:val="22"/>
            <w:lang w:val="is-IS"/>
          </w:rPr>
          <w:t>Being</w:t>
        </w:r>
      </w:ins>
      <w:ins w:id="268" w:author="Stephanie Miller" w:date="2016-11-14T14:46:00Z">
        <w:r>
          <w:rPr>
            <w:rFonts w:ascii="Arial" w:hAnsi="Arial" w:cs="Arial"/>
            <w:sz w:val="22"/>
            <w:szCs w:val="22"/>
            <w:lang w:val="is-IS"/>
          </w:rPr>
          <w:t xml:space="preserve"> c</w:t>
        </w:r>
      </w:ins>
      <w:del w:id="269" w:author="Stephanie Miller" w:date="2016-11-14T14:46:00Z">
        <w:r w:rsidR="0060792F" w:rsidRPr="001C4F42" w:rsidDel="00B2173C">
          <w:rPr>
            <w:rFonts w:ascii="Arial" w:hAnsi="Arial" w:cs="Arial"/>
            <w:sz w:val="22"/>
            <w:szCs w:val="22"/>
            <w:lang w:val="is-IS"/>
          </w:rPr>
          <w:delText>C</w:delText>
        </w:r>
      </w:del>
      <w:r w:rsidR="0060792F" w:rsidRPr="001C4F42">
        <w:rPr>
          <w:rFonts w:ascii="Arial" w:hAnsi="Arial" w:cs="Arial"/>
          <w:sz w:val="22"/>
          <w:szCs w:val="22"/>
          <w:lang w:val="is-IS"/>
        </w:rPr>
        <w:t>ompetiti</w:t>
      </w:r>
      <w:r w:rsidR="0076469E" w:rsidRPr="001C4F42">
        <w:rPr>
          <w:rFonts w:ascii="Arial" w:hAnsi="Arial" w:cs="Arial"/>
          <w:sz w:val="22"/>
          <w:szCs w:val="22"/>
          <w:lang w:val="is-IS"/>
        </w:rPr>
        <w:t xml:space="preserve">ve </w:t>
      </w:r>
      <w:del w:id="270" w:author="Gassmere, Dawn E" w:date="2016-11-07T08:21:00Z">
        <w:r w:rsidR="0076469E" w:rsidRPr="001C4F42" w:rsidDel="00826997">
          <w:rPr>
            <w:rFonts w:ascii="Arial" w:hAnsi="Arial" w:cs="Arial"/>
            <w:sz w:val="22"/>
            <w:szCs w:val="22"/>
            <w:lang w:val="is-IS"/>
          </w:rPr>
          <w:delText xml:space="preserve">means </w:delText>
        </w:r>
      </w:del>
      <w:ins w:id="271" w:author="Gassmere, Dawn E" w:date="2016-11-07T08:21:00Z">
        <w:del w:id="272" w:author="Stephanie Miller" w:date="2016-11-14T14:46:00Z">
          <w:r w:rsidR="00826997" w:rsidDel="00B2173C">
            <w:rPr>
              <w:rFonts w:ascii="Arial" w:hAnsi="Arial" w:cs="Arial"/>
              <w:sz w:val="22"/>
              <w:szCs w:val="22"/>
              <w:lang w:val="is-IS"/>
            </w:rPr>
            <w:delText>represents</w:delText>
          </w:r>
        </w:del>
      </w:ins>
      <w:ins w:id="273" w:author="Stephanie Miller" w:date="2016-11-14T14:47:00Z">
        <w:del w:id="274" w:author="Stephanie Miller" w:date="2016-11-15T14:13:00Z">
          <w:r w:rsidDel="000E72AC">
            <w:rPr>
              <w:rFonts w:ascii="Arial" w:hAnsi="Arial" w:cs="Arial"/>
              <w:sz w:val="22"/>
              <w:szCs w:val="22"/>
              <w:lang w:val="is-IS"/>
            </w:rPr>
            <w:delText>means</w:delText>
          </w:r>
        </w:del>
      </w:ins>
      <w:ins w:id="275" w:author="Stephanie Miller" w:date="2016-11-15T14:13:00Z">
        <w:r w:rsidR="000E72AC">
          <w:rPr>
            <w:rFonts w:ascii="Arial" w:hAnsi="Arial" w:cs="Arial"/>
            <w:sz w:val="22"/>
            <w:szCs w:val="22"/>
            <w:lang w:val="is-IS"/>
          </w:rPr>
          <w:t xml:space="preserve">allows us to deliver </w:t>
        </w:r>
      </w:ins>
      <w:ins w:id="276" w:author="Stephanie Miller" w:date="2016-11-15T14:14:00Z">
        <w:r w:rsidR="000E72AC">
          <w:rPr>
            <w:rFonts w:ascii="Arial" w:hAnsi="Arial" w:cs="Arial"/>
            <w:sz w:val="22"/>
            <w:szCs w:val="22"/>
            <w:lang w:val="is-IS"/>
          </w:rPr>
          <w:t xml:space="preserve">both technology and process solutions </w:t>
        </w:r>
      </w:ins>
      <w:ins w:id="277" w:author="Stephanie Miller" w:date="2016-11-15T14:13:00Z">
        <w:r w:rsidR="000E72AC">
          <w:rPr>
            <w:rFonts w:ascii="Arial" w:hAnsi="Arial" w:cs="Arial"/>
            <w:sz w:val="22"/>
            <w:szCs w:val="22"/>
            <w:lang w:val="is-IS"/>
          </w:rPr>
          <w:t>with  speed</w:t>
        </w:r>
      </w:ins>
      <w:ins w:id="278" w:author="Stephanie Miller" w:date="2016-11-14T14:46:00Z">
        <w:del w:id="279" w:author="Stephanie Miller" w:date="2016-11-15T14:13:00Z">
          <w:r w:rsidDel="000E72AC">
            <w:rPr>
              <w:rFonts w:ascii="Arial" w:hAnsi="Arial" w:cs="Arial"/>
              <w:sz w:val="22"/>
              <w:szCs w:val="22"/>
              <w:lang w:val="is-IS"/>
            </w:rPr>
            <w:delText xml:space="preserve"> </w:delText>
          </w:r>
        </w:del>
      </w:ins>
      <w:ins w:id="280" w:author="Stephanie Miller" w:date="2016-11-15T14:13:00Z">
        <w:r w:rsidR="000E72AC">
          <w:rPr>
            <w:rFonts w:ascii="Arial" w:hAnsi="Arial" w:cs="Arial"/>
            <w:sz w:val="22"/>
            <w:szCs w:val="22"/>
            <w:lang w:val="is-IS"/>
          </w:rPr>
          <w:t xml:space="preserve"> </w:t>
        </w:r>
      </w:ins>
      <w:ins w:id="281" w:author="Stephanie Miller" w:date="2016-11-15T14:12:00Z">
        <w:r w:rsidR="002465E7">
          <w:rPr>
            <w:rFonts w:ascii="Arial" w:hAnsi="Arial" w:cs="Arial"/>
            <w:sz w:val="22"/>
            <w:szCs w:val="22"/>
            <w:lang w:val="is-IS"/>
          </w:rPr>
          <w:t xml:space="preserve">and </w:t>
        </w:r>
      </w:ins>
      <w:ins w:id="282" w:author="Gassmere, Dawn E" w:date="2016-11-07T08:21:00Z">
        <w:del w:id="283" w:author="Stephanie Miller" w:date="2016-11-14T14:46:00Z">
          <w:r w:rsidR="00826997" w:rsidDel="00B2173C">
            <w:rPr>
              <w:rFonts w:ascii="Arial" w:hAnsi="Arial" w:cs="Arial"/>
              <w:sz w:val="22"/>
              <w:szCs w:val="22"/>
              <w:lang w:val="is-IS"/>
            </w:rPr>
            <w:delText xml:space="preserve"> </w:delText>
          </w:r>
        </w:del>
      </w:ins>
      <w:del w:id="284" w:author="Stephanie Miller" w:date="2016-11-15T14:11:00Z">
        <w:r w:rsidR="0076469E" w:rsidRPr="001C4F42" w:rsidDel="002465E7">
          <w:rPr>
            <w:rFonts w:ascii="Arial" w:hAnsi="Arial" w:cs="Arial"/>
            <w:sz w:val="22"/>
            <w:szCs w:val="22"/>
            <w:lang w:val="is-IS"/>
          </w:rPr>
          <w:delText>speedy</w:delText>
        </w:r>
      </w:del>
      <w:ins w:id="285" w:author="Gassmere, Dawn E" w:date="2016-11-07T08:22:00Z">
        <w:del w:id="286" w:author="Stephanie Miller" w:date="2016-11-15T14:11:00Z">
          <w:r w:rsidR="00826997" w:rsidDel="002465E7">
            <w:rPr>
              <w:rFonts w:ascii="Arial" w:hAnsi="Arial" w:cs="Arial"/>
              <w:sz w:val="22"/>
              <w:szCs w:val="22"/>
              <w:lang w:val="is-IS"/>
            </w:rPr>
            <w:delText xml:space="preserve"> and</w:delText>
          </w:r>
        </w:del>
      </w:ins>
      <w:del w:id="287" w:author="Stephanie Miller" w:date="2016-11-15T14:11:00Z">
        <w:r w:rsidR="0076469E" w:rsidRPr="001C4F42" w:rsidDel="002465E7">
          <w:rPr>
            <w:rFonts w:ascii="Arial" w:hAnsi="Arial" w:cs="Arial"/>
            <w:sz w:val="22"/>
            <w:szCs w:val="22"/>
            <w:lang w:val="is-IS"/>
          </w:rPr>
          <w:delText>, agile</w:delText>
        </w:r>
      </w:del>
      <w:ins w:id="288" w:author="Stephanie Miller" w:date="2016-11-15T14:11:00Z">
        <w:r w:rsidR="002465E7">
          <w:rPr>
            <w:rFonts w:ascii="Arial" w:hAnsi="Arial" w:cs="Arial"/>
            <w:sz w:val="22"/>
            <w:szCs w:val="22"/>
            <w:lang w:val="is-IS"/>
          </w:rPr>
          <w:t>efficien</w:t>
        </w:r>
        <w:r w:rsidR="000E72AC">
          <w:rPr>
            <w:rFonts w:ascii="Arial" w:hAnsi="Arial" w:cs="Arial"/>
            <w:sz w:val="22"/>
            <w:szCs w:val="22"/>
            <w:lang w:val="is-IS"/>
          </w:rPr>
          <w:t>cy</w:t>
        </w:r>
      </w:ins>
      <w:del w:id="289" w:author="Stephanie Miller" w:date="2016-11-15T14:14:00Z">
        <w:r w:rsidR="0076469E" w:rsidRPr="001C4F42" w:rsidDel="000E72AC">
          <w:rPr>
            <w:rFonts w:ascii="Arial" w:hAnsi="Arial" w:cs="Arial"/>
            <w:sz w:val="22"/>
            <w:szCs w:val="22"/>
            <w:lang w:val="is-IS"/>
          </w:rPr>
          <w:delText xml:space="preserve"> </w:delText>
        </w:r>
      </w:del>
      <w:del w:id="290" w:author="Stephanie Miller" w:date="2016-11-15T14:13:00Z">
        <w:r w:rsidR="0076469E" w:rsidRPr="001C4F42" w:rsidDel="000E72AC">
          <w:rPr>
            <w:rFonts w:ascii="Arial" w:hAnsi="Arial" w:cs="Arial"/>
            <w:sz w:val="22"/>
            <w:szCs w:val="22"/>
            <w:lang w:val="is-IS"/>
          </w:rPr>
          <w:delText xml:space="preserve">delivery of both </w:delText>
        </w:r>
      </w:del>
      <w:ins w:id="291" w:author="Stephanie Miller" w:date="2016-11-15T14:14:00Z">
        <w:r w:rsidR="000E72AC">
          <w:rPr>
            <w:rFonts w:ascii="Arial" w:hAnsi="Arial" w:cs="Arial"/>
            <w:sz w:val="22"/>
            <w:szCs w:val="22"/>
            <w:lang w:val="is-IS"/>
          </w:rPr>
          <w:t>.</w:t>
        </w:r>
      </w:ins>
      <w:del w:id="292" w:author="Stephanie Miller" w:date="2016-11-15T14:14:00Z">
        <w:r w:rsidR="0076469E" w:rsidRPr="001C4F42" w:rsidDel="000E72AC">
          <w:rPr>
            <w:rFonts w:ascii="Arial" w:hAnsi="Arial" w:cs="Arial"/>
            <w:sz w:val="22"/>
            <w:szCs w:val="22"/>
            <w:lang w:val="is-IS"/>
          </w:rPr>
          <w:delText xml:space="preserve">technology and process solutions. </w:delText>
        </w:r>
      </w:del>
      <w:del w:id="293" w:author="Stephanie Miller" w:date="2016-11-15T14:11:00Z">
        <w:r w:rsidR="0076469E" w:rsidRPr="001C4F42" w:rsidDel="002465E7">
          <w:rPr>
            <w:rFonts w:ascii="Arial" w:hAnsi="Arial" w:cs="Arial"/>
            <w:sz w:val="22"/>
            <w:szCs w:val="22"/>
            <w:lang w:val="is-IS"/>
          </w:rPr>
          <w:delText>This is where our impact is felt most.</w:delText>
        </w:r>
      </w:del>
    </w:p>
    <w:p w14:paraId="53EA2EB5" w14:textId="77777777" w:rsidR="00C01C45" w:rsidRDefault="00C01C45" w:rsidP="00C01C45">
      <w:pPr>
        <w:rPr>
          <w:ins w:id="294" w:author="Miller, Stephanie L" w:date="2016-11-07T16:15:00Z"/>
          <w:rFonts w:ascii="Arial" w:hAnsi="Arial" w:cs="Arial"/>
          <w:sz w:val="20"/>
          <w:szCs w:val="20"/>
          <w:u w:val="single"/>
        </w:rPr>
      </w:pPr>
    </w:p>
    <w:p w14:paraId="5A0EC0E6" w14:textId="77777777" w:rsidR="00081274" w:rsidRPr="003C226E" w:rsidRDefault="00081274" w:rsidP="00C01C45">
      <w:pPr>
        <w:rPr>
          <w:rFonts w:ascii="Arial" w:hAnsi="Arial" w:cs="Arial"/>
          <w:sz w:val="20"/>
          <w:szCs w:val="20"/>
          <w:u w:val="single"/>
        </w:rPr>
      </w:pPr>
    </w:p>
    <w:p w14:paraId="030B2E05" w14:textId="77777777" w:rsidR="00C01C45" w:rsidRPr="003C226E" w:rsidRDefault="00C01C45" w:rsidP="00C01C45">
      <w:pPr>
        <w:pStyle w:val="Heading2"/>
        <w:rPr>
          <w:rFonts w:ascii="Arial" w:hAnsi="Arial" w:cs="Arial"/>
          <w:color w:val="FFFFFF"/>
        </w:rPr>
      </w:pPr>
      <w:bookmarkStart w:id="295" w:name="_Toc466647013"/>
      <w:r w:rsidRPr="003C226E">
        <w:rPr>
          <w:rFonts w:ascii="Arial" w:hAnsi="Arial" w:cs="Arial"/>
        </w:rPr>
        <w:lastRenderedPageBreak/>
        <w:t xml:space="preserve">SCREEN </w:t>
      </w:r>
      <w:r w:rsidRPr="003C226E">
        <w:rPr>
          <w:rFonts w:ascii="Arial" w:hAnsi="Arial" w:cs="Arial"/>
          <w:color w:val="FFFFFF"/>
        </w:rPr>
        <w:t>01_130</w:t>
      </w:r>
      <w:bookmarkEnd w:id="295"/>
    </w:p>
    <w:p w14:paraId="5EF12FF6" w14:textId="77777777" w:rsidR="00C01C45" w:rsidRPr="003C226E" w:rsidRDefault="00C01C45" w:rsidP="00C01C45">
      <w:pPr>
        <w:pStyle w:val="BW-screentype"/>
        <w:rPr>
          <w:rFonts w:ascii="Arial" w:hAnsi="Arial" w:cs="Arial"/>
        </w:rPr>
      </w:pPr>
      <w:r w:rsidRPr="003C226E">
        <w:rPr>
          <w:rFonts w:ascii="Arial" w:hAnsi="Arial" w:cs="Arial"/>
        </w:rPr>
        <w:t>SCREEN TYPE Hotspot reveal</w:t>
      </w:r>
    </w:p>
    <w:p w14:paraId="65C9C869"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DESCRIPTION</w:t>
      </w:r>
    </w:p>
    <w:p w14:paraId="091A3F09"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4EF0FC68" w14:textId="77777777" w:rsidR="00C01C45" w:rsidRPr="001C4F42" w:rsidRDefault="00C01C45" w:rsidP="00C01C45">
      <w:pPr>
        <w:rPr>
          <w:rFonts w:ascii="Arial" w:hAnsi="Arial" w:cs="Arial"/>
          <w:sz w:val="22"/>
          <w:szCs w:val="22"/>
        </w:rPr>
      </w:pPr>
    </w:p>
    <w:p w14:paraId="0E100E35" w14:textId="0CA85FA6" w:rsidR="00C01C45" w:rsidRPr="001C4F42" w:rsidRDefault="0076469E" w:rsidP="00C01C45">
      <w:pPr>
        <w:rPr>
          <w:rFonts w:ascii="Arial" w:hAnsi="Arial" w:cs="Arial"/>
          <w:sz w:val="22"/>
          <w:szCs w:val="22"/>
        </w:rPr>
      </w:pPr>
      <w:r w:rsidRPr="001C4F42">
        <w:rPr>
          <w:rFonts w:ascii="Arial" w:hAnsi="Arial" w:cs="Arial"/>
          <w:sz w:val="22"/>
          <w:szCs w:val="22"/>
        </w:rPr>
        <w:t>Images from across the different functions represent concrete examples of the work of ITS in people</w:t>
      </w:r>
      <w:del w:id="296" w:author="Adam Boothroyd" w:date="2016-11-28T11:34:00Z">
        <w:r w:rsidRPr="001C4F42" w:rsidDel="009857B8">
          <w:rPr>
            <w:rFonts w:ascii="Arial" w:hAnsi="Arial" w:cs="Arial"/>
            <w:sz w:val="22"/>
            <w:szCs w:val="22"/>
          </w:rPr>
          <w:delText>’</w:delText>
        </w:r>
      </w:del>
      <w:ins w:id="297" w:author="Adam Boothroyd" w:date="2016-11-28T11:34:00Z">
        <w:r w:rsidR="009857B8">
          <w:rPr>
            <w:rFonts w:ascii="Arial" w:hAnsi="Arial" w:cs="Arial"/>
            <w:sz w:val="22"/>
            <w:szCs w:val="22"/>
          </w:rPr>
          <w:t>'</w:t>
        </w:r>
      </w:ins>
      <w:r w:rsidRPr="001C4F42">
        <w:rPr>
          <w:rFonts w:ascii="Arial" w:hAnsi="Arial" w:cs="Arial"/>
          <w:sz w:val="22"/>
          <w:szCs w:val="22"/>
        </w:rPr>
        <w:t xml:space="preserve">s everyday lives. Reveal text gives more information on each individual </w:t>
      </w:r>
      <w:del w:id="298" w:author="Gassmere, Dawn E" w:date="2016-11-07T07:51:00Z">
        <w:r w:rsidRPr="001C4F42" w:rsidDel="004D7103">
          <w:rPr>
            <w:rFonts w:ascii="Arial" w:hAnsi="Arial" w:cs="Arial"/>
            <w:sz w:val="22"/>
            <w:szCs w:val="22"/>
          </w:rPr>
          <w:delText>project .</w:delText>
        </w:r>
      </w:del>
      <w:ins w:id="299" w:author="Gassmere, Dawn E" w:date="2016-11-07T07:51:00Z">
        <w:r w:rsidR="004D7103" w:rsidRPr="001C4F42">
          <w:rPr>
            <w:rFonts w:ascii="Arial" w:hAnsi="Arial" w:cs="Arial"/>
            <w:sz w:val="22"/>
            <w:szCs w:val="22"/>
          </w:rPr>
          <w:t>project.</w:t>
        </w:r>
      </w:ins>
    </w:p>
    <w:p w14:paraId="18FDB45D" w14:textId="77777777" w:rsidR="00C01C45" w:rsidRPr="001C4F42" w:rsidRDefault="00C01C45" w:rsidP="00C01C45">
      <w:pPr>
        <w:rPr>
          <w:rFonts w:ascii="Arial" w:hAnsi="Arial" w:cs="Arial"/>
          <w:b/>
          <w:sz w:val="22"/>
          <w:szCs w:val="22"/>
          <w:u w:val="single"/>
        </w:rPr>
      </w:pPr>
    </w:p>
    <w:p w14:paraId="57FD1499"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MAIN IMAGE</w:t>
      </w:r>
    </w:p>
    <w:p w14:paraId="230C0FFE" w14:textId="77777777" w:rsidR="00C01C45" w:rsidRPr="001C4F42" w:rsidRDefault="0076469E" w:rsidP="00C01C45">
      <w:pPr>
        <w:rPr>
          <w:rFonts w:ascii="Arial" w:hAnsi="Arial" w:cs="Arial"/>
          <w:sz w:val="22"/>
          <w:szCs w:val="22"/>
        </w:rPr>
      </w:pPr>
      <w:r w:rsidRPr="001C4F42">
        <w:rPr>
          <w:rFonts w:ascii="Arial" w:hAnsi="Arial" w:cs="Arial"/>
          <w:sz w:val="22"/>
          <w:szCs w:val="22"/>
        </w:rPr>
        <w:t xml:space="preserve">Similar to a menu screen, but using examples that are specific </w:t>
      </w:r>
      <w:r w:rsidR="00952946" w:rsidRPr="001C4F42">
        <w:rPr>
          <w:rFonts w:ascii="Arial" w:hAnsi="Arial" w:cs="Arial"/>
          <w:sz w:val="22"/>
          <w:szCs w:val="22"/>
        </w:rPr>
        <w:t>to each function</w:t>
      </w:r>
      <w:r w:rsidR="006A4B19" w:rsidRPr="001C4F42">
        <w:rPr>
          <w:rFonts w:ascii="Arial" w:hAnsi="Arial" w:cs="Arial"/>
          <w:sz w:val="22"/>
          <w:szCs w:val="22"/>
        </w:rPr>
        <w:t xml:space="preserve">: </w:t>
      </w:r>
    </w:p>
    <w:p w14:paraId="20CE5805" w14:textId="77777777" w:rsidR="006A4B19" w:rsidRPr="001C4F42" w:rsidRDefault="006A4B19" w:rsidP="00C01C45">
      <w:pPr>
        <w:rPr>
          <w:rFonts w:ascii="Arial" w:hAnsi="Arial" w:cs="Arial"/>
          <w:sz w:val="22"/>
          <w:szCs w:val="22"/>
        </w:rPr>
      </w:pPr>
      <w:r w:rsidRPr="001C4F42">
        <w:rPr>
          <w:rFonts w:ascii="Arial" w:hAnsi="Arial" w:cs="Arial"/>
          <w:sz w:val="22"/>
          <w:szCs w:val="22"/>
        </w:rPr>
        <w:t>RDQ – the image of an ideas lab</w:t>
      </w:r>
    </w:p>
    <w:p w14:paraId="27137C01" w14:textId="77777777" w:rsidR="006A4B19" w:rsidRPr="001C4F42" w:rsidRDefault="00BA2891" w:rsidP="00C01C45">
      <w:pPr>
        <w:rPr>
          <w:rFonts w:ascii="Arial" w:hAnsi="Arial" w:cs="Arial"/>
          <w:noProof/>
          <w:sz w:val="22"/>
          <w:szCs w:val="22"/>
        </w:rPr>
      </w:pPr>
      <w:r w:rsidRPr="001C4F42">
        <w:rPr>
          <w:rFonts w:ascii="Arial" w:hAnsi="Arial" w:cs="Arial"/>
          <w:noProof/>
          <w:sz w:val="22"/>
          <w:szCs w:val="22"/>
        </w:rPr>
        <w:t>Sales – field sales agent in a store</w:t>
      </w:r>
    </w:p>
    <w:p w14:paraId="3188F114" w14:textId="77777777" w:rsidR="00BA2891" w:rsidRDefault="00BA2891" w:rsidP="00C01C45">
      <w:pPr>
        <w:rPr>
          <w:ins w:id="300" w:author="Stephanie Miller" w:date="2016-11-11T12:21:00Z"/>
          <w:rFonts w:ascii="Arial" w:hAnsi="Arial" w:cs="Arial"/>
          <w:noProof/>
          <w:sz w:val="22"/>
          <w:szCs w:val="22"/>
        </w:rPr>
      </w:pPr>
      <w:r w:rsidRPr="001C4F42">
        <w:rPr>
          <w:rFonts w:ascii="Arial" w:hAnsi="Arial" w:cs="Arial"/>
          <w:noProof/>
          <w:sz w:val="22"/>
          <w:szCs w:val="22"/>
        </w:rPr>
        <w:t>HR – recruitment interview</w:t>
      </w:r>
    </w:p>
    <w:p w14:paraId="6D956760" w14:textId="77777777" w:rsidR="002D5EB4" w:rsidRPr="001C4F42" w:rsidRDefault="002D5EB4" w:rsidP="00C01C45">
      <w:pPr>
        <w:rPr>
          <w:rFonts w:ascii="Arial" w:hAnsi="Arial" w:cs="Arial"/>
          <w:sz w:val="22"/>
          <w:szCs w:val="22"/>
        </w:rPr>
      </w:pPr>
      <w:commentRangeStart w:id="301"/>
      <w:ins w:id="302" w:author="Stephanie Miller" w:date="2016-11-11T12:21:00Z">
        <w:r>
          <w:rPr>
            <w:rFonts w:ascii="Arial" w:hAnsi="Arial" w:cs="Arial"/>
            <w:noProof/>
            <w:sz w:val="22"/>
            <w:szCs w:val="22"/>
          </w:rPr>
          <w:t>ISC?</w:t>
        </w:r>
        <w:commentRangeEnd w:id="301"/>
        <w:r>
          <w:rPr>
            <w:rStyle w:val="CommentReference"/>
          </w:rPr>
          <w:commentReference w:id="301"/>
        </w:r>
      </w:ins>
    </w:p>
    <w:p w14:paraId="17ABC949" w14:textId="77777777" w:rsidR="00C01C45" w:rsidRPr="001C4F42" w:rsidRDefault="00C01C45" w:rsidP="00C01C45">
      <w:pPr>
        <w:rPr>
          <w:rFonts w:ascii="Arial" w:hAnsi="Arial" w:cs="Arial"/>
          <w:b/>
          <w:sz w:val="22"/>
          <w:szCs w:val="22"/>
          <w:u w:val="single"/>
        </w:rPr>
      </w:pPr>
    </w:p>
    <w:p w14:paraId="3455AF4A" w14:textId="77777777" w:rsidR="00C01C45" w:rsidRPr="001C4F42" w:rsidRDefault="00C01C45" w:rsidP="00C01C45">
      <w:pPr>
        <w:rPr>
          <w:rFonts w:ascii="Arial" w:hAnsi="Arial" w:cs="Arial"/>
          <w:b/>
          <w:sz w:val="22"/>
          <w:szCs w:val="22"/>
          <w:u w:val="single"/>
        </w:rPr>
      </w:pPr>
      <w:commentRangeStart w:id="303"/>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commentRangeEnd w:id="303"/>
      <w:r w:rsidR="00183417">
        <w:rPr>
          <w:rStyle w:val="CommentReference"/>
        </w:rPr>
        <w:commentReference w:id="303"/>
      </w:r>
    </w:p>
    <w:p w14:paraId="56328572" w14:textId="77777777" w:rsidR="00C01C45" w:rsidRPr="001C4F42" w:rsidRDefault="00952946" w:rsidP="00C01C45">
      <w:pPr>
        <w:rPr>
          <w:rFonts w:ascii="Arial" w:hAnsi="Arial" w:cs="Arial"/>
          <w:sz w:val="22"/>
          <w:szCs w:val="22"/>
        </w:rPr>
      </w:pPr>
      <w:r w:rsidRPr="001C4F42">
        <w:rPr>
          <w:rFonts w:ascii="Arial" w:hAnsi="Arial" w:cs="Arial"/>
          <w:sz w:val="22"/>
          <w:szCs w:val="22"/>
        </w:rPr>
        <w:t xml:space="preserve">So, how does our mission </w:t>
      </w:r>
      <w:del w:id="304" w:author="Stephanie Miller" w:date="2016-11-14T14:47:00Z">
        <w:r w:rsidRPr="001C4F42" w:rsidDel="00B2173C">
          <w:rPr>
            <w:rFonts w:ascii="Arial" w:hAnsi="Arial" w:cs="Arial"/>
            <w:sz w:val="22"/>
            <w:szCs w:val="22"/>
          </w:rPr>
          <w:delText xml:space="preserve">come </w:delText>
        </w:r>
      </w:del>
      <w:ins w:id="305" w:author="Stephanie Miller" w:date="2016-11-14T14:47:00Z">
        <w:r w:rsidR="00B2173C">
          <w:rPr>
            <w:rFonts w:ascii="Arial" w:hAnsi="Arial" w:cs="Arial"/>
            <w:sz w:val="22"/>
            <w:szCs w:val="22"/>
          </w:rPr>
          <w:t xml:space="preserve">unleash growth in </w:t>
        </w:r>
      </w:ins>
      <w:del w:id="306" w:author="Stephanie Miller" w:date="2016-11-14T14:47:00Z">
        <w:r w:rsidRPr="001C4F42" w:rsidDel="00B2173C">
          <w:rPr>
            <w:rFonts w:ascii="Arial" w:hAnsi="Arial" w:cs="Arial"/>
            <w:sz w:val="22"/>
            <w:szCs w:val="22"/>
          </w:rPr>
          <w:delText xml:space="preserve">into the lives of people at </w:delText>
        </w:r>
      </w:del>
      <w:r w:rsidRPr="001C4F42">
        <w:rPr>
          <w:rFonts w:ascii="Arial" w:hAnsi="Arial" w:cs="Arial"/>
          <w:sz w:val="22"/>
          <w:szCs w:val="22"/>
        </w:rPr>
        <w:t xml:space="preserve">MDLZ? </w:t>
      </w:r>
      <w:r w:rsidR="00E41E2F" w:rsidRPr="001C4F42">
        <w:rPr>
          <w:rFonts w:ascii="Arial" w:hAnsi="Arial" w:cs="Arial"/>
          <w:sz w:val="22"/>
          <w:szCs w:val="22"/>
        </w:rPr>
        <w:t xml:space="preserve">To get an idea, we can take a look at just a few examples of how we help each function achieve their goals. </w:t>
      </w:r>
    </w:p>
    <w:p w14:paraId="6B363EE7" w14:textId="77777777" w:rsidR="00C01C45" w:rsidRPr="001C4F42" w:rsidRDefault="00C01C45" w:rsidP="00C01C45">
      <w:pPr>
        <w:rPr>
          <w:rFonts w:ascii="Arial" w:hAnsi="Arial" w:cs="Arial"/>
          <w:sz w:val="22"/>
          <w:szCs w:val="22"/>
        </w:rPr>
      </w:pPr>
    </w:p>
    <w:p w14:paraId="1B18119E" w14:textId="77777777" w:rsidR="00C01C45" w:rsidRPr="001C4F42" w:rsidRDefault="00C01C45" w:rsidP="00C01C45">
      <w:pPr>
        <w:rPr>
          <w:rFonts w:ascii="Arial" w:hAnsi="Arial" w:cs="Arial"/>
          <w:sz w:val="22"/>
          <w:szCs w:val="22"/>
        </w:rPr>
      </w:pPr>
      <w:r w:rsidRPr="001C4F42">
        <w:rPr>
          <w:rFonts w:ascii="Arial" w:hAnsi="Arial" w:cs="Arial"/>
          <w:b/>
          <w:sz w:val="22"/>
          <w:szCs w:val="22"/>
          <w:u w:val="single"/>
        </w:rPr>
        <w:t>PROMPT</w:t>
      </w:r>
    </w:p>
    <w:p w14:paraId="05688AE2" w14:textId="77777777" w:rsidR="00C01C45" w:rsidRPr="001C4F42" w:rsidRDefault="00C01C45" w:rsidP="00C01C45">
      <w:pPr>
        <w:rPr>
          <w:rFonts w:ascii="Arial" w:hAnsi="Arial" w:cs="Arial"/>
          <w:sz w:val="22"/>
          <w:szCs w:val="22"/>
        </w:rPr>
      </w:pPr>
      <w:r w:rsidRPr="001C4F42">
        <w:rPr>
          <w:rFonts w:ascii="Arial" w:hAnsi="Arial" w:cs="Arial"/>
          <w:sz w:val="22"/>
          <w:szCs w:val="22"/>
        </w:rPr>
        <w:t xml:space="preserve">Select each </w:t>
      </w:r>
      <w:r w:rsidR="00952946" w:rsidRPr="001C4F42">
        <w:rPr>
          <w:rFonts w:ascii="Arial" w:hAnsi="Arial" w:cs="Arial"/>
          <w:sz w:val="22"/>
          <w:szCs w:val="22"/>
        </w:rPr>
        <w:t xml:space="preserve">function pictured </w:t>
      </w:r>
      <w:r w:rsidRPr="001C4F42">
        <w:rPr>
          <w:rFonts w:ascii="Arial" w:hAnsi="Arial" w:cs="Arial"/>
          <w:sz w:val="22"/>
          <w:szCs w:val="22"/>
        </w:rPr>
        <w:t>to find out more.</w:t>
      </w:r>
    </w:p>
    <w:p w14:paraId="16A4A139" w14:textId="77777777" w:rsidR="00C01C45" w:rsidRPr="001C4F42" w:rsidRDefault="00C01C45" w:rsidP="00C01C45">
      <w:pPr>
        <w:rPr>
          <w:rFonts w:ascii="Arial" w:hAnsi="Arial" w:cs="Arial"/>
          <w:b/>
          <w:sz w:val="22"/>
          <w:szCs w:val="22"/>
          <w:u w:val="single"/>
        </w:rPr>
      </w:pPr>
    </w:p>
    <w:p w14:paraId="44C9C61F"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1 ICON PLACEMENT</w:t>
      </w:r>
    </w:p>
    <w:p w14:paraId="0BC278DE" w14:textId="77777777" w:rsidR="00C01C45" w:rsidRPr="001C4F42" w:rsidRDefault="009E2B8F" w:rsidP="00C01C45">
      <w:pPr>
        <w:rPr>
          <w:rFonts w:ascii="Arial" w:hAnsi="Arial" w:cs="Arial"/>
          <w:sz w:val="22"/>
          <w:szCs w:val="22"/>
        </w:rPr>
      </w:pPr>
      <w:r w:rsidRPr="009E2B8F">
        <w:rPr>
          <w:rFonts w:ascii="Arial" w:hAnsi="Arial" w:cs="Arial"/>
          <w:sz w:val="22"/>
          <w:szCs w:val="22"/>
        </w:rPr>
        <w:t>Research Development and Quality</w:t>
      </w:r>
      <w:r>
        <w:rPr>
          <w:rFonts w:ascii="Arial" w:hAnsi="Arial" w:cs="Arial"/>
          <w:sz w:val="22"/>
          <w:szCs w:val="22"/>
        </w:rPr>
        <w:t xml:space="preserve"> (</w:t>
      </w:r>
      <w:r w:rsidR="00BA2891" w:rsidRPr="001C4F42">
        <w:rPr>
          <w:rFonts w:ascii="Arial" w:hAnsi="Arial" w:cs="Arial"/>
          <w:sz w:val="22"/>
          <w:szCs w:val="22"/>
        </w:rPr>
        <w:t>RDQ</w:t>
      </w:r>
      <w:r>
        <w:rPr>
          <w:rFonts w:ascii="Arial" w:hAnsi="Arial" w:cs="Arial"/>
          <w:sz w:val="22"/>
          <w:szCs w:val="22"/>
        </w:rPr>
        <w:t>)</w:t>
      </w:r>
    </w:p>
    <w:p w14:paraId="3EA39BD0" w14:textId="77777777" w:rsidR="00C01C45" w:rsidRPr="001C4F42" w:rsidRDefault="00C01C45" w:rsidP="00C01C45">
      <w:pPr>
        <w:rPr>
          <w:rFonts w:ascii="Arial" w:hAnsi="Arial" w:cs="Arial"/>
          <w:b/>
          <w:sz w:val="22"/>
          <w:szCs w:val="22"/>
          <w:u w:val="single"/>
        </w:rPr>
      </w:pPr>
    </w:p>
    <w:p w14:paraId="259D5920"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070DCF2" w14:textId="77777777" w:rsidR="00C01C45" w:rsidRPr="001C4F42" w:rsidDel="00055B1A" w:rsidRDefault="00BA2891" w:rsidP="00C01C45">
      <w:pPr>
        <w:rPr>
          <w:del w:id="307" w:author="Woolley, Lorraine" w:date="2016-11-09T12:30:00Z"/>
          <w:rFonts w:ascii="Arial" w:hAnsi="Arial" w:cs="Arial"/>
          <w:sz w:val="22"/>
          <w:szCs w:val="22"/>
        </w:rPr>
      </w:pPr>
      <w:r w:rsidRPr="001C4F42">
        <w:rPr>
          <w:rFonts w:ascii="Arial" w:hAnsi="Arial" w:cs="Arial"/>
          <w:sz w:val="22"/>
          <w:szCs w:val="22"/>
        </w:rPr>
        <w:t>We are making it possible for RDQ</w:t>
      </w:r>
      <w:ins w:id="308" w:author="Stephanie Miller" w:date="2016-11-11T12:29:00Z">
        <w:r w:rsidR="00183417">
          <w:rPr>
            <w:rFonts w:ascii="Arial" w:hAnsi="Arial" w:cs="Arial"/>
            <w:sz w:val="22"/>
            <w:szCs w:val="22"/>
          </w:rPr>
          <w:t xml:space="preserve"> </w:t>
        </w:r>
      </w:ins>
      <w:del w:id="309" w:author="Ben  Pester" w:date="2016-11-11T10:26:00Z">
        <w:r w:rsidRPr="001C4F42" w:rsidDel="00680E47">
          <w:rPr>
            <w:rFonts w:ascii="Arial" w:hAnsi="Arial" w:cs="Arial"/>
            <w:sz w:val="22"/>
            <w:szCs w:val="22"/>
          </w:rPr>
          <w:delText xml:space="preserve"> </w:delText>
        </w:r>
      </w:del>
      <w:r w:rsidRPr="001C4F42">
        <w:rPr>
          <w:rFonts w:ascii="Arial" w:hAnsi="Arial" w:cs="Arial"/>
          <w:sz w:val="22"/>
          <w:szCs w:val="22"/>
        </w:rPr>
        <w:t xml:space="preserve">to move faster from concept to market. The impact of this is that we </w:t>
      </w:r>
      <w:commentRangeStart w:id="310"/>
      <w:del w:id="311" w:author="Ben  Pester" w:date="2016-11-11T09:46:00Z">
        <w:r w:rsidRPr="001C4F42" w:rsidDel="00A54073">
          <w:rPr>
            <w:rFonts w:ascii="Arial" w:hAnsi="Arial" w:cs="Arial"/>
            <w:sz w:val="22"/>
            <w:szCs w:val="22"/>
          </w:rPr>
          <w:delText xml:space="preserve">outstrip </w:delText>
        </w:r>
        <w:commentRangeEnd w:id="310"/>
        <w:r w:rsidR="004D7103" w:rsidDel="00A54073">
          <w:rPr>
            <w:rStyle w:val="CommentReference"/>
          </w:rPr>
          <w:commentReference w:id="310"/>
        </w:r>
      </w:del>
      <w:ins w:id="312" w:author="Ben  Pester" w:date="2016-11-11T09:46:00Z">
        <w:r w:rsidR="00A54073">
          <w:rPr>
            <w:rFonts w:ascii="Arial" w:hAnsi="Arial" w:cs="Arial"/>
            <w:sz w:val="22"/>
            <w:szCs w:val="22"/>
          </w:rPr>
          <w:t xml:space="preserve">drive growth and become more </w:t>
        </w:r>
      </w:ins>
      <w:r w:rsidRPr="001C4F42">
        <w:rPr>
          <w:rFonts w:ascii="Arial" w:hAnsi="Arial" w:cs="Arial"/>
          <w:sz w:val="22"/>
          <w:szCs w:val="22"/>
        </w:rPr>
        <w:t>competit</w:t>
      </w:r>
      <w:ins w:id="313" w:author="Ben  Pester" w:date="2016-11-11T09:46:00Z">
        <w:r w:rsidR="00A54073">
          <w:rPr>
            <w:rFonts w:ascii="Arial" w:hAnsi="Arial" w:cs="Arial"/>
            <w:sz w:val="22"/>
            <w:szCs w:val="22"/>
          </w:rPr>
          <w:t>ive</w:t>
        </w:r>
      </w:ins>
      <w:del w:id="314" w:author="Ben  Pester" w:date="2016-11-11T09:46:00Z">
        <w:r w:rsidRPr="001C4F42" w:rsidDel="00A54073">
          <w:rPr>
            <w:rFonts w:ascii="Arial" w:hAnsi="Arial" w:cs="Arial"/>
            <w:sz w:val="22"/>
            <w:szCs w:val="22"/>
          </w:rPr>
          <w:delText>ion and drive growth</w:delText>
        </w:r>
      </w:del>
      <w:r w:rsidRPr="001C4F42">
        <w:rPr>
          <w:rFonts w:ascii="Arial" w:hAnsi="Arial" w:cs="Arial"/>
          <w:sz w:val="22"/>
          <w:szCs w:val="22"/>
        </w:rPr>
        <w:t xml:space="preserve">.  </w:t>
      </w:r>
    </w:p>
    <w:p w14:paraId="24D8EBDC" w14:textId="77777777" w:rsidR="00C01C45" w:rsidRPr="001C4F42" w:rsidRDefault="00C01C45" w:rsidP="00C01C45">
      <w:pPr>
        <w:rPr>
          <w:rFonts w:ascii="Arial" w:hAnsi="Arial" w:cs="Arial"/>
          <w:sz w:val="22"/>
          <w:szCs w:val="22"/>
          <w:u w:val="single"/>
        </w:rPr>
      </w:pPr>
    </w:p>
    <w:p w14:paraId="30DD1663" w14:textId="77777777" w:rsidR="00C01C45" w:rsidRPr="001C4F42" w:rsidRDefault="00C01C45" w:rsidP="00C01C45">
      <w:pPr>
        <w:rPr>
          <w:rFonts w:ascii="Arial" w:hAnsi="Arial" w:cs="Arial"/>
          <w:sz w:val="22"/>
          <w:szCs w:val="22"/>
          <w:u w:val="single"/>
        </w:rPr>
      </w:pPr>
    </w:p>
    <w:p w14:paraId="2CB0A809"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2 ICON PLACEMENT</w:t>
      </w:r>
    </w:p>
    <w:p w14:paraId="102B3378" w14:textId="77777777" w:rsidR="00C01C45" w:rsidRPr="001C4F42" w:rsidRDefault="00BA2891" w:rsidP="00C01C45">
      <w:pPr>
        <w:rPr>
          <w:rFonts w:ascii="Arial" w:hAnsi="Arial" w:cs="Arial"/>
          <w:sz w:val="22"/>
          <w:szCs w:val="22"/>
        </w:rPr>
      </w:pPr>
      <w:r w:rsidRPr="001C4F42">
        <w:rPr>
          <w:rFonts w:ascii="Arial" w:hAnsi="Arial" w:cs="Arial"/>
          <w:sz w:val="22"/>
          <w:szCs w:val="22"/>
        </w:rPr>
        <w:t>Sales</w:t>
      </w:r>
    </w:p>
    <w:p w14:paraId="64624008" w14:textId="77777777" w:rsidR="00C01C45" w:rsidRPr="001C4F42" w:rsidRDefault="00C01C45" w:rsidP="00C01C45">
      <w:pPr>
        <w:rPr>
          <w:rFonts w:ascii="Arial" w:hAnsi="Arial" w:cs="Arial"/>
          <w:b/>
          <w:sz w:val="22"/>
          <w:szCs w:val="22"/>
          <w:u w:val="single"/>
        </w:rPr>
      </w:pPr>
    </w:p>
    <w:p w14:paraId="283F7103"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4DF4E78" w14:textId="77777777" w:rsidR="002B665E" w:rsidRPr="002B665E" w:rsidRDefault="00E41E2F">
      <w:pPr>
        <w:rPr>
          <w:ins w:id="315" w:author="Stephanie Miller" w:date="2016-11-11T17:00:00Z"/>
          <w:rFonts w:ascii="Arial" w:hAnsi="Arial" w:cs="Arial"/>
          <w:sz w:val="22"/>
          <w:szCs w:val="22"/>
          <w:rPrChange w:id="316" w:author="Stephanie Miller" w:date="2016-11-11T17:02:00Z">
            <w:rPr>
              <w:ins w:id="317" w:author="Stephanie Miller" w:date="2016-11-11T17:00:00Z"/>
              <w:rFonts w:ascii="Helvetica" w:hAnsi="Helvetica" w:cs="Helvetica"/>
              <w:color w:val="353535"/>
            </w:rPr>
          </w:rPrChange>
        </w:rPr>
        <w:pPrChange w:id="318" w:author="Stephanie Miller" w:date="2016-11-11T17:02:00Z">
          <w:pPr>
            <w:widowControl w:val="0"/>
            <w:autoSpaceDE w:val="0"/>
            <w:autoSpaceDN w:val="0"/>
            <w:adjustRightInd w:val="0"/>
          </w:pPr>
        </w:pPrChange>
      </w:pPr>
      <w:r w:rsidRPr="001C4F42">
        <w:rPr>
          <w:rFonts w:ascii="Arial" w:hAnsi="Arial" w:cs="Arial"/>
          <w:sz w:val="22"/>
          <w:szCs w:val="22"/>
        </w:rPr>
        <w:t xml:space="preserve">We help sales by focusing on efficient retail execution, including distributor management and competitive revenue management capability. </w:t>
      </w:r>
      <w:ins w:id="319" w:author="Stephanie Miller" w:date="2016-11-11T17:01:00Z">
        <w:r w:rsidR="002B665E">
          <w:rPr>
            <w:rFonts w:ascii="Arial" w:hAnsi="Arial" w:cs="Arial"/>
            <w:sz w:val="22"/>
            <w:szCs w:val="22"/>
          </w:rPr>
          <w:t>This means our sales teams are suppo</w:t>
        </w:r>
      </w:ins>
      <w:ins w:id="320" w:author="Stephanie Miller" w:date="2016-11-14T14:24:00Z">
        <w:r w:rsidR="005205F0">
          <w:rPr>
            <w:rFonts w:ascii="Arial" w:hAnsi="Arial" w:cs="Arial"/>
            <w:sz w:val="22"/>
            <w:szCs w:val="22"/>
          </w:rPr>
          <w:t>r</w:t>
        </w:r>
      </w:ins>
      <w:ins w:id="321" w:author="Stephanie Miller" w:date="2016-11-11T17:01:00Z">
        <w:r w:rsidR="002B665E">
          <w:rPr>
            <w:rFonts w:ascii="Arial" w:hAnsi="Arial" w:cs="Arial"/>
            <w:sz w:val="22"/>
            <w:szCs w:val="22"/>
          </w:rPr>
          <w:t xml:space="preserve">ted every step of the way. By providing the platform and tablets for in-store execution </w:t>
        </w:r>
      </w:ins>
      <w:ins w:id="322" w:author="Stephanie Miller" w:date="2016-11-14T14:48:00Z">
        <w:r w:rsidR="00B2173C">
          <w:rPr>
            <w:rFonts w:ascii="Arial" w:hAnsi="Arial" w:cs="Arial"/>
            <w:sz w:val="22"/>
            <w:szCs w:val="22"/>
          </w:rPr>
          <w:t xml:space="preserve">we help drive </w:t>
        </w:r>
      </w:ins>
      <w:ins w:id="323" w:author="Stephanie Miller" w:date="2016-11-11T17:01:00Z">
        <w:del w:id="324" w:author="Stephanie Miller" w:date="2016-11-14T14:48:00Z">
          <w:r w:rsidR="002B665E" w:rsidDel="00B2173C">
            <w:rPr>
              <w:rFonts w:ascii="Arial" w:hAnsi="Arial" w:cs="Arial"/>
              <w:sz w:val="22"/>
              <w:szCs w:val="22"/>
            </w:rPr>
            <w:delText xml:space="preserve">to insightful reporting </w:delText>
          </w:r>
        </w:del>
      </w:ins>
      <w:del w:id="325" w:author="Stephanie Miller" w:date="2016-11-11T17:02:00Z">
        <w:r w:rsidRPr="001C4F42" w:rsidDel="002B665E">
          <w:rPr>
            <w:rFonts w:ascii="Arial" w:hAnsi="Arial" w:cs="Arial"/>
            <w:sz w:val="22"/>
            <w:szCs w:val="22"/>
          </w:rPr>
          <w:delText xml:space="preserve">In practice, this means our sales agents on the ground are supported every step of the way. Solutions </w:delText>
        </w:r>
        <w:r w:rsidR="00942A77" w:rsidRPr="001C4F42" w:rsidDel="002B665E">
          <w:rPr>
            <w:rFonts w:ascii="Arial" w:hAnsi="Arial" w:cs="Arial"/>
            <w:sz w:val="22"/>
            <w:szCs w:val="22"/>
          </w:rPr>
          <w:delText xml:space="preserve">like </w:delText>
        </w:r>
        <w:commentRangeStart w:id="326"/>
        <w:commentRangeStart w:id="327"/>
        <w:r w:rsidR="00942A77" w:rsidRPr="001C4F42" w:rsidDel="002B665E">
          <w:rPr>
            <w:rFonts w:ascii="Arial" w:hAnsi="Arial" w:cs="Arial"/>
            <w:sz w:val="22"/>
            <w:szCs w:val="22"/>
          </w:rPr>
          <w:delText>W</w:delText>
        </w:r>
      </w:del>
      <w:ins w:id="328" w:author="Gassmere, Dawn E" w:date="2016-11-07T08:25:00Z">
        <w:del w:id="329" w:author="Stephanie Miller" w:date="2016-11-11T17:02:00Z">
          <w:r w:rsidR="00826997" w:rsidDel="002B665E">
            <w:rPr>
              <w:rFonts w:ascii="Arial" w:hAnsi="Arial" w:cs="Arial"/>
              <w:sz w:val="22"/>
              <w:szCs w:val="22"/>
            </w:rPr>
            <w:delText>i</w:delText>
          </w:r>
        </w:del>
      </w:ins>
      <w:del w:id="330" w:author="Stephanie Miller" w:date="2016-11-11T17:02:00Z">
        <w:r w:rsidR="00942A77" w:rsidRPr="001C4F42" w:rsidDel="002B665E">
          <w:rPr>
            <w:rFonts w:ascii="Arial" w:hAnsi="Arial" w:cs="Arial"/>
            <w:sz w:val="22"/>
            <w:szCs w:val="22"/>
          </w:rPr>
          <w:delText>ISE</w:delText>
        </w:r>
      </w:del>
      <w:commentRangeEnd w:id="326"/>
      <w:ins w:id="331" w:author="Ben  Pester" w:date="2016-11-10T14:22:00Z">
        <w:del w:id="332" w:author="Stephanie Miller" w:date="2016-11-11T17:02:00Z">
          <w:r w:rsidR="001D32BC" w:rsidDel="002B665E">
            <w:rPr>
              <w:rFonts w:ascii="Arial" w:hAnsi="Arial" w:cs="Arial"/>
              <w:sz w:val="22"/>
              <w:szCs w:val="22"/>
            </w:rPr>
            <w:delText>WiSE</w:delText>
          </w:r>
        </w:del>
      </w:ins>
      <w:del w:id="333" w:author="Stephanie Miller" w:date="2016-11-11T17:02:00Z">
        <w:r w:rsidR="00055B1A" w:rsidDel="002B665E">
          <w:rPr>
            <w:rStyle w:val="CommentReference"/>
          </w:rPr>
          <w:commentReference w:id="326"/>
        </w:r>
        <w:commentRangeEnd w:id="327"/>
        <w:r w:rsidR="00055B1A" w:rsidDel="002B665E">
          <w:rPr>
            <w:rStyle w:val="CommentReference"/>
          </w:rPr>
          <w:commentReference w:id="327"/>
        </w:r>
        <w:r w:rsidR="00942A77" w:rsidRPr="001C4F42" w:rsidDel="002B665E">
          <w:rPr>
            <w:rFonts w:ascii="Arial" w:hAnsi="Arial" w:cs="Arial"/>
            <w:sz w:val="22"/>
            <w:szCs w:val="22"/>
          </w:rPr>
          <w:delText xml:space="preserve"> and Perfect Stor</w:delText>
        </w:r>
      </w:del>
      <w:ins w:id="334" w:author="Gassmere, Dawn E" w:date="2016-11-07T07:52:00Z">
        <w:del w:id="335" w:author="Stephanie Miller" w:date="2016-11-11T17:02:00Z">
          <w:r w:rsidR="004D7103" w:rsidDel="002B665E">
            <w:rPr>
              <w:rFonts w:ascii="Arial" w:hAnsi="Arial" w:cs="Arial"/>
              <w:sz w:val="22"/>
              <w:szCs w:val="22"/>
            </w:rPr>
            <w:delText>e</w:delText>
          </w:r>
        </w:del>
      </w:ins>
      <w:del w:id="336" w:author="Stephanie Miller" w:date="2016-11-11T17:02:00Z">
        <w:r w:rsidR="00942A77" w:rsidRPr="001C4F42" w:rsidDel="002B665E">
          <w:rPr>
            <w:rFonts w:ascii="Arial" w:hAnsi="Arial" w:cs="Arial"/>
            <w:sz w:val="22"/>
            <w:szCs w:val="22"/>
          </w:rPr>
          <w:delText>y mean</w:delText>
        </w:r>
        <w:r w:rsidRPr="001C4F42" w:rsidDel="002B665E">
          <w:rPr>
            <w:rFonts w:ascii="Arial" w:hAnsi="Arial" w:cs="Arial"/>
            <w:sz w:val="22"/>
            <w:szCs w:val="22"/>
          </w:rPr>
          <w:delText xml:space="preserve"> </w:delText>
        </w:r>
      </w:del>
      <w:r w:rsidRPr="001C4F42">
        <w:rPr>
          <w:rFonts w:ascii="Arial" w:hAnsi="Arial" w:cs="Arial"/>
          <w:sz w:val="22"/>
          <w:szCs w:val="22"/>
        </w:rPr>
        <w:t xml:space="preserve">more sales and increased growth. </w:t>
      </w:r>
    </w:p>
    <w:p w14:paraId="25D204EC" w14:textId="77777777" w:rsidR="002B665E" w:rsidRPr="001C4F42" w:rsidRDefault="002B665E" w:rsidP="00C01C45">
      <w:pPr>
        <w:rPr>
          <w:rFonts w:ascii="Arial" w:hAnsi="Arial" w:cs="Arial"/>
          <w:sz w:val="22"/>
          <w:szCs w:val="22"/>
        </w:rPr>
      </w:pPr>
    </w:p>
    <w:p w14:paraId="05139579" w14:textId="77777777" w:rsidR="00C01C45" w:rsidRPr="001C4F42" w:rsidRDefault="00C01C45" w:rsidP="00C01C45">
      <w:pPr>
        <w:rPr>
          <w:rFonts w:ascii="Arial" w:hAnsi="Arial" w:cs="Arial"/>
          <w:sz w:val="22"/>
          <w:szCs w:val="22"/>
          <w:u w:val="single"/>
        </w:rPr>
      </w:pPr>
    </w:p>
    <w:p w14:paraId="5B59FE39"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REVEAL 3 ICON PLACEMENT</w:t>
      </w:r>
    </w:p>
    <w:p w14:paraId="267AC48C" w14:textId="77777777" w:rsidR="00C01C45" w:rsidRPr="001C4F42" w:rsidRDefault="009E2B8F" w:rsidP="00C01C45">
      <w:pPr>
        <w:rPr>
          <w:rFonts w:ascii="Arial" w:hAnsi="Arial" w:cs="Arial"/>
          <w:sz w:val="22"/>
          <w:szCs w:val="22"/>
        </w:rPr>
      </w:pPr>
      <w:r>
        <w:rPr>
          <w:rFonts w:ascii="Arial" w:hAnsi="Arial" w:cs="Arial"/>
          <w:sz w:val="22"/>
          <w:szCs w:val="22"/>
        </w:rPr>
        <w:t>Human Resources (</w:t>
      </w:r>
      <w:r w:rsidR="00E41E2F" w:rsidRPr="001C4F42">
        <w:rPr>
          <w:rFonts w:ascii="Arial" w:hAnsi="Arial" w:cs="Arial"/>
          <w:sz w:val="22"/>
          <w:szCs w:val="22"/>
        </w:rPr>
        <w:t>HR</w:t>
      </w:r>
      <w:r>
        <w:rPr>
          <w:rFonts w:ascii="Arial" w:hAnsi="Arial" w:cs="Arial"/>
          <w:sz w:val="22"/>
          <w:szCs w:val="22"/>
        </w:rPr>
        <w:t>)</w:t>
      </w:r>
    </w:p>
    <w:p w14:paraId="4ED301A8" w14:textId="77777777" w:rsidR="00C01C45" w:rsidRPr="001C4F42" w:rsidRDefault="00C01C45" w:rsidP="00C01C45">
      <w:pPr>
        <w:rPr>
          <w:rFonts w:ascii="Arial" w:hAnsi="Arial" w:cs="Arial"/>
          <w:b/>
          <w:sz w:val="22"/>
          <w:szCs w:val="22"/>
          <w:u w:val="single"/>
        </w:rPr>
      </w:pPr>
    </w:p>
    <w:p w14:paraId="0FF358DC"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5A4A6B3" w14:textId="4A654286" w:rsidR="004535B2" w:rsidRPr="001C4F42" w:rsidRDefault="004535B2" w:rsidP="004535B2">
      <w:pPr>
        <w:rPr>
          <w:ins w:id="337" w:author="Miller, Stephanie L" w:date="2016-11-09T13:09:00Z"/>
          <w:rFonts w:ascii="Arial" w:hAnsi="Arial" w:cs="Arial"/>
          <w:sz w:val="22"/>
          <w:szCs w:val="22"/>
        </w:rPr>
      </w:pPr>
      <w:ins w:id="338" w:author="Miller, Stephanie L" w:date="2016-11-09T13:09:00Z">
        <w:r w:rsidRPr="001C4F42">
          <w:rPr>
            <w:rFonts w:ascii="Arial" w:hAnsi="Arial" w:cs="Arial"/>
            <w:sz w:val="22"/>
            <w:szCs w:val="22"/>
          </w:rPr>
          <w:t xml:space="preserve">Our solutions have improved </w:t>
        </w:r>
        <w:r>
          <w:rPr>
            <w:rFonts w:ascii="Arial" w:hAnsi="Arial" w:cs="Arial"/>
            <w:sz w:val="22"/>
            <w:szCs w:val="22"/>
          </w:rPr>
          <w:t>t</w:t>
        </w:r>
        <w:r w:rsidRPr="001C4F42">
          <w:rPr>
            <w:rFonts w:ascii="Arial" w:hAnsi="Arial" w:cs="Arial"/>
            <w:sz w:val="22"/>
            <w:szCs w:val="22"/>
          </w:rPr>
          <w:t xml:space="preserve">alent </w:t>
        </w:r>
        <w:r>
          <w:rPr>
            <w:rFonts w:ascii="Arial" w:hAnsi="Arial" w:cs="Arial"/>
            <w:sz w:val="22"/>
            <w:szCs w:val="22"/>
          </w:rPr>
          <w:t>m</w:t>
        </w:r>
        <w:r w:rsidRPr="001C4F42">
          <w:rPr>
            <w:rFonts w:ascii="Arial" w:hAnsi="Arial" w:cs="Arial"/>
            <w:sz w:val="22"/>
            <w:szCs w:val="22"/>
          </w:rPr>
          <w:t xml:space="preserve">anagement (getting the best out of the people of MDLZ) through automated global processes and tools, as well as integrated employee data. </w:t>
        </w:r>
        <w:del w:id="339" w:author="Ben  Pester" w:date="2016-11-11T09:47:00Z">
          <w:r w:rsidDel="006667AF">
            <w:rPr>
              <w:rFonts w:ascii="Arial" w:hAnsi="Arial" w:cs="Arial"/>
              <w:sz w:val="22"/>
              <w:szCs w:val="22"/>
            </w:rPr>
            <w:delText>Also,</w:delText>
          </w:r>
        </w:del>
      </w:ins>
      <w:ins w:id="340" w:author="Ben  Pester" w:date="2016-11-11T09:47:00Z">
        <w:r w:rsidR="006667AF">
          <w:rPr>
            <w:rFonts w:ascii="Arial" w:hAnsi="Arial" w:cs="Arial"/>
            <w:sz w:val="22"/>
            <w:szCs w:val="22"/>
          </w:rPr>
          <w:t>You may already have experienced some of the</w:t>
        </w:r>
      </w:ins>
      <w:ins w:id="341" w:author="Miller, Stephanie L" w:date="2016-11-09T13:09:00Z">
        <w:r>
          <w:rPr>
            <w:rFonts w:ascii="Arial" w:hAnsi="Arial" w:cs="Arial"/>
            <w:sz w:val="22"/>
            <w:szCs w:val="22"/>
          </w:rPr>
          <w:t xml:space="preserve"> technical solutions </w:t>
        </w:r>
        <w:del w:id="342" w:author="Ben  Pester" w:date="2016-11-11T09:47:00Z">
          <w:r w:rsidDel="006667AF">
            <w:rPr>
              <w:rFonts w:ascii="Arial" w:hAnsi="Arial" w:cs="Arial"/>
              <w:sz w:val="22"/>
              <w:szCs w:val="22"/>
            </w:rPr>
            <w:delText xml:space="preserve">are </w:delText>
          </w:r>
        </w:del>
        <w:r>
          <w:rPr>
            <w:rFonts w:ascii="Arial" w:hAnsi="Arial" w:cs="Arial"/>
            <w:sz w:val="22"/>
            <w:szCs w:val="22"/>
          </w:rPr>
          <w:t xml:space="preserve">integrated into our </w:t>
        </w:r>
      </w:ins>
      <w:ins w:id="343" w:author="Adam Boothroyd" w:date="2016-11-28T11:25:00Z">
        <w:r w:rsidR="000E2AA5" w:rsidRPr="000E2AA5">
          <w:rPr>
            <w:rFonts w:ascii="Arial" w:hAnsi="Arial" w:cs="Arial"/>
            <w:sz w:val="22"/>
            <w:szCs w:val="22"/>
          </w:rPr>
          <w:t>Mondelēz</w:t>
        </w:r>
        <w:r w:rsidR="000E2AA5" w:rsidRPr="000E2AA5" w:rsidDel="000E2AA5">
          <w:rPr>
            <w:rFonts w:ascii="Arial" w:hAnsi="Arial" w:cs="Arial"/>
            <w:sz w:val="22"/>
            <w:szCs w:val="22"/>
          </w:rPr>
          <w:t xml:space="preserve"> </w:t>
        </w:r>
      </w:ins>
      <w:ins w:id="344" w:author="Miller, Stephanie L" w:date="2016-11-09T13:09:00Z">
        <w:del w:id="345" w:author="Adam Boothroyd" w:date="2016-11-28T11:25:00Z">
          <w:r w:rsidDel="000E2AA5">
            <w:rPr>
              <w:rFonts w:ascii="Arial" w:hAnsi="Arial" w:cs="Arial"/>
              <w:sz w:val="22"/>
              <w:szCs w:val="22"/>
            </w:rPr>
            <w:delText xml:space="preserve">Mondelez </w:delText>
          </w:r>
        </w:del>
        <w:r>
          <w:rPr>
            <w:rFonts w:ascii="Arial" w:hAnsi="Arial" w:cs="Arial"/>
            <w:sz w:val="22"/>
            <w:szCs w:val="22"/>
          </w:rPr>
          <w:t>International University (MIU</w:t>
        </w:r>
      </w:ins>
      <w:ins w:id="346" w:author="Stephanie Miller" w:date="2016-11-11T12:32:00Z">
        <w:r w:rsidR="004B4130">
          <w:rPr>
            <w:rFonts w:ascii="Arial" w:hAnsi="Arial" w:cs="Arial"/>
            <w:sz w:val="22"/>
            <w:szCs w:val="22"/>
          </w:rPr>
          <w:t>)</w:t>
        </w:r>
      </w:ins>
      <w:ins w:id="347" w:author="Miller, Stephanie L" w:date="2016-11-09T13:09:00Z">
        <w:del w:id="348" w:author="Ben  Pester" w:date="2016-11-11T09:48:00Z">
          <w:r w:rsidDel="006667AF">
            <w:rPr>
              <w:rFonts w:ascii="Arial" w:hAnsi="Arial" w:cs="Arial"/>
              <w:sz w:val="22"/>
              <w:szCs w:val="22"/>
            </w:rPr>
            <w:delText>), this enables us to</w:delText>
          </w:r>
        </w:del>
      </w:ins>
      <w:ins w:id="349" w:author="Ben  Pester" w:date="2016-11-11T09:48:00Z">
        <w:r w:rsidR="006667AF">
          <w:rPr>
            <w:rFonts w:ascii="Arial" w:hAnsi="Arial" w:cs="Arial"/>
            <w:sz w:val="22"/>
            <w:szCs w:val="22"/>
          </w:rPr>
          <w:t>. If so, you will know that our solutions</w:t>
        </w:r>
      </w:ins>
      <w:ins w:id="350" w:author="Miller, Stephanie L" w:date="2016-11-09T13:09:00Z">
        <w:r>
          <w:rPr>
            <w:rFonts w:ascii="Arial" w:hAnsi="Arial" w:cs="Arial"/>
            <w:sz w:val="22"/>
            <w:szCs w:val="22"/>
          </w:rPr>
          <w:t xml:space="preserve"> bring all </w:t>
        </w:r>
      </w:ins>
      <w:ins w:id="351" w:author="Ben  Pester" w:date="2016-11-11T09:48:00Z">
        <w:r w:rsidR="006667AF">
          <w:rPr>
            <w:rFonts w:ascii="Arial" w:hAnsi="Arial" w:cs="Arial"/>
            <w:sz w:val="22"/>
            <w:szCs w:val="22"/>
          </w:rPr>
          <w:t xml:space="preserve">your </w:t>
        </w:r>
      </w:ins>
      <w:ins w:id="352" w:author="Miller, Stephanie L" w:date="2016-11-09T13:09:00Z">
        <w:del w:id="353" w:author="Ben  Pester" w:date="2016-11-11T09:48:00Z">
          <w:r w:rsidDel="006667AF">
            <w:rPr>
              <w:rFonts w:ascii="Arial" w:hAnsi="Arial" w:cs="Arial"/>
              <w:sz w:val="22"/>
              <w:szCs w:val="22"/>
            </w:rPr>
            <w:delText xml:space="preserve">of our </w:delText>
          </w:r>
        </w:del>
        <w:r>
          <w:rPr>
            <w:rFonts w:ascii="Arial" w:hAnsi="Arial" w:cs="Arial"/>
            <w:sz w:val="22"/>
            <w:szCs w:val="22"/>
          </w:rPr>
          <w:t>learning under one roof</w:t>
        </w:r>
      </w:ins>
      <w:ins w:id="354" w:author="Ben  Pester" w:date="2016-11-11T09:49:00Z">
        <w:r w:rsidR="006667AF">
          <w:rPr>
            <w:rFonts w:ascii="Arial" w:hAnsi="Arial" w:cs="Arial"/>
            <w:sz w:val="22"/>
            <w:szCs w:val="22"/>
          </w:rPr>
          <w:t xml:space="preserve">, meaning </w:t>
        </w:r>
      </w:ins>
      <w:ins w:id="355" w:author="Miller, Stephanie L" w:date="2016-11-09T13:09:00Z">
        <w:del w:id="356" w:author="Ben  Pester" w:date="2016-11-11T09:49:00Z">
          <w:r w:rsidDel="006667AF">
            <w:rPr>
              <w:rFonts w:ascii="Arial" w:hAnsi="Arial" w:cs="Arial"/>
              <w:sz w:val="22"/>
              <w:szCs w:val="22"/>
            </w:rPr>
            <w:delText xml:space="preserve"> and have </w:delText>
          </w:r>
        </w:del>
        <w:r>
          <w:rPr>
            <w:rFonts w:ascii="Arial" w:hAnsi="Arial" w:cs="Arial"/>
            <w:sz w:val="22"/>
            <w:szCs w:val="22"/>
          </w:rPr>
          <w:t>consistent ways to build learning plans and access global learning opportunities</w:t>
        </w:r>
      </w:ins>
      <w:ins w:id="357" w:author="Ben  Pester" w:date="2016-11-11T09:12:00Z">
        <w:r w:rsidR="00C33735">
          <w:rPr>
            <w:rFonts w:ascii="Arial" w:hAnsi="Arial" w:cs="Arial"/>
            <w:sz w:val="22"/>
            <w:szCs w:val="22"/>
          </w:rPr>
          <w:t>.</w:t>
        </w:r>
      </w:ins>
      <w:ins w:id="358" w:author="Miller, Stephanie L" w:date="2016-11-09T13:09:00Z">
        <w:del w:id="359" w:author="Ben  Pester" w:date="2016-11-11T09:12:00Z">
          <w:r w:rsidDel="00C33735">
            <w:rPr>
              <w:rFonts w:ascii="Arial" w:hAnsi="Arial" w:cs="Arial"/>
              <w:sz w:val="22"/>
              <w:szCs w:val="22"/>
            </w:rPr>
            <w:delText xml:space="preserve"> </w:delText>
          </w:r>
        </w:del>
        <w:r>
          <w:rPr>
            <w:rFonts w:ascii="Arial" w:hAnsi="Arial" w:cs="Arial"/>
            <w:sz w:val="22"/>
            <w:szCs w:val="22"/>
          </w:rPr>
          <w:t xml:space="preserve"> </w:t>
        </w:r>
        <w:r w:rsidRPr="001C4F42">
          <w:rPr>
            <w:rFonts w:ascii="Arial" w:hAnsi="Arial" w:cs="Arial"/>
            <w:sz w:val="22"/>
            <w:szCs w:val="22"/>
          </w:rPr>
          <w:t>Using these solutions, we can connect your work and ambitions to help you realize your potentia</w:t>
        </w:r>
      </w:ins>
      <w:ins w:id="360" w:author="Ben  Pester" w:date="2016-11-11T09:49:00Z">
        <w:r w:rsidR="006667AF">
          <w:rPr>
            <w:rFonts w:ascii="Arial" w:hAnsi="Arial" w:cs="Arial"/>
            <w:sz w:val="22"/>
            <w:szCs w:val="22"/>
          </w:rPr>
          <w:t>l</w:t>
        </w:r>
      </w:ins>
      <w:ins w:id="361" w:author="Miller, Stephanie L" w:date="2016-11-09T13:09:00Z">
        <w:del w:id="362" w:author="Ben  Pester" w:date="2016-11-11T09:49:00Z">
          <w:r w:rsidDel="006667AF">
            <w:rPr>
              <w:rFonts w:ascii="Arial" w:hAnsi="Arial" w:cs="Arial"/>
              <w:sz w:val="22"/>
              <w:szCs w:val="22"/>
            </w:rPr>
            <w:delText xml:space="preserve"> as well as be more cost efficient in how we deliver </w:delText>
          </w:r>
          <w:commentRangeStart w:id="363"/>
          <w:r w:rsidDel="006667AF">
            <w:rPr>
              <w:rFonts w:ascii="Arial" w:hAnsi="Arial" w:cs="Arial"/>
              <w:sz w:val="22"/>
              <w:szCs w:val="22"/>
            </w:rPr>
            <w:delText>this.</w:delText>
          </w:r>
          <w:r w:rsidRPr="001C4F42" w:rsidDel="006667AF">
            <w:rPr>
              <w:rFonts w:ascii="Arial" w:hAnsi="Arial" w:cs="Arial"/>
              <w:sz w:val="22"/>
              <w:szCs w:val="22"/>
            </w:rPr>
            <w:delText xml:space="preserve"> </w:delText>
          </w:r>
        </w:del>
      </w:ins>
      <w:commentRangeEnd w:id="363"/>
      <w:ins w:id="364" w:author="Ben  Pester" w:date="2016-11-11T09:49:00Z">
        <w:r w:rsidR="006667AF">
          <w:rPr>
            <w:rFonts w:ascii="Arial" w:hAnsi="Arial" w:cs="Arial"/>
            <w:sz w:val="22"/>
            <w:szCs w:val="22"/>
          </w:rPr>
          <w:t>.</w:t>
        </w:r>
      </w:ins>
      <w:ins w:id="365" w:author="Miller, Stephanie L" w:date="2016-11-09T13:09:00Z">
        <w:r>
          <w:rPr>
            <w:rStyle w:val="CommentReference"/>
          </w:rPr>
          <w:commentReference w:id="363"/>
        </w:r>
      </w:ins>
    </w:p>
    <w:p w14:paraId="189BCC0A" w14:textId="77777777" w:rsidR="008B1BE3" w:rsidRDefault="008B1BE3" w:rsidP="00C01C45">
      <w:pPr>
        <w:rPr>
          <w:ins w:id="366" w:author="Ben  Pester" w:date="2016-11-11T10:25:00Z"/>
          <w:rFonts w:ascii="Arial" w:hAnsi="Arial" w:cs="Arial"/>
          <w:sz w:val="22"/>
          <w:szCs w:val="22"/>
        </w:rPr>
      </w:pPr>
    </w:p>
    <w:p w14:paraId="2BEF5927" w14:textId="77777777" w:rsidR="00680E47" w:rsidRDefault="00680E47" w:rsidP="00C01C45">
      <w:pPr>
        <w:rPr>
          <w:ins w:id="367" w:author="Ben  Pester" w:date="2016-11-11T10:25:00Z"/>
          <w:rFonts w:ascii="Arial" w:hAnsi="Arial" w:cs="Arial"/>
          <w:b/>
          <w:sz w:val="22"/>
          <w:szCs w:val="22"/>
          <w:u w:val="single"/>
        </w:rPr>
      </w:pPr>
      <w:ins w:id="368" w:author="Ben  Pester" w:date="2016-11-11T10:25:00Z">
        <w:r w:rsidRPr="00680E47">
          <w:rPr>
            <w:rFonts w:ascii="Arial" w:hAnsi="Arial" w:cs="Arial"/>
            <w:b/>
            <w:sz w:val="22"/>
            <w:szCs w:val="22"/>
            <w:u w:val="single"/>
          </w:rPr>
          <w:t>REVEAL 4 ICO</w:t>
        </w:r>
        <w:r w:rsidRPr="00680E47">
          <w:rPr>
            <w:rFonts w:ascii="Arial" w:hAnsi="Arial" w:cs="Arial"/>
            <w:b/>
            <w:sz w:val="22"/>
            <w:szCs w:val="22"/>
            <w:u w:val="single"/>
            <w:rPrChange w:id="369" w:author="Ben  Pester" w:date="2016-11-11T10:25:00Z">
              <w:rPr>
                <w:rFonts w:ascii="Arial" w:hAnsi="Arial" w:cs="Arial"/>
                <w:sz w:val="22"/>
                <w:szCs w:val="22"/>
              </w:rPr>
            </w:rPrChange>
          </w:rPr>
          <w:t>N PLACEMENT</w:t>
        </w:r>
      </w:ins>
    </w:p>
    <w:p w14:paraId="183BE584" w14:textId="77777777" w:rsidR="00EA57FC" w:rsidRDefault="00680E47" w:rsidP="00C01C45">
      <w:pPr>
        <w:rPr>
          <w:ins w:id="370" w:author="Ben  Pester" w:date="2016-11-11T10:31:00Z"/>
          <w:rFonts w:ascii="Arial" w:hAnsi="Arial" w:cs="Arial"/>
          <w:sz w:val="22"/>
          <w:szCs w:val="22"/>
        </w:rPr>
      </w:pPr>
      <w:ins w:id="371" w:author="Ben  Pester" w:date="2016-11-11T10:26:00Z">
        <w:r>
          <w:rPr>
            <w:rFonts w:ascii="Arial" w:hAnsi="Arial" w:cs="Arial"/>
            <w:sz w:val="22"/>
            <w:szCs w:val="22"/>
          </w:rPr>
          <w:t xml:space="preserve">ISC </w:t>
        </w:r>
      </w:ins>
    </w:p>
    <w:p w14:paraId="4CE0C335" w14:textId="77777777" w:rsidR="00EA57FC" w:rsidRDefault="00EA57FC" w:rsidP="00C01C45">
      <w:pPr>
        <w:rPr>
          <w:ins w:id="372" w:author="Ben  Pester" w:date="2016-11-11T10:31:00Z"/>
          <w:rFonts w:ascii="Arial" w:hAnsi="Arial" w:cs="Arial"/>
          <w:sz w:val="22"/>
          <w:szCs w:val="22"/>
        </w:rPr>
      </w:pPr>
    </w:p>
    <w:p w14:paraId="65ADA251" w14:textId="77777777" w:rsidR="00EA57FC" w:rsidRDefault="00EA57FC" w:rsidP="00C01C45">
      <w:pPr>
        <w:rPr>
          <w:ins w:id="373" w:author="Ben  Pester" w:date="2016-11-11T10:31:00Z"/>
          <w:rFonts w:ascii="Arial" w:hAnsi="Arial" w:cs="Arial"/>
          <w:b/>
          <w:sz w:val="22"/>
          <w:szCs w:val="22"/>
          <w:u w:val="single"/>
        </w:rPr>
      </w:pPr>
      <w:ins w:id="374" w:author="Ben  Pester" w:date="2016-11-11T10:31:00Z">
        <w:r>
          <w:rPr>
            <w:rFonts w:ascii="Arial" w:hAnsi="Arial" w:cs="Arial"/>
            <w:b/>
            <w:sz w:val="22"/>
            <w:szCs w:val="22"/>
            <w:u w:val="single"/>
          </w:rPr>
          <w:t>REVEAL 4 TEXT</w:t>
        </w:r>
      </w:ins>
    </w:p>
    <w:p w14:paraId="5138E400" w14:textId="77777777" w:rsidR="00C01C45" w:rsidRPr="00680E47" w:rsidDel="005E3FCB" w:rsidRDefault="00EA57FC" w:rsidP="00C01C45">
      <w:pPr>
        <w:rPr>
          <w:del w:id="375" w:author="Stephanie Miller" w:date="2016-11-14T14:28:00Z"/>
          <w:rFonts w:ascii="Arial" w:hAnsi="Arial" w:cs="Arial"/>
          <w:b/>
          <w:sz w:val="22"/>
          <w:szCs w:val="22"/>
          <w:u w:val="single"/>
          <w:rPrChange w:id="376" w:author="Ben  Pester" w:date="2016-11-11T10:25:00Z">
            <w:rPr>
              <w:del w:id="377" w:author="Stephanie Miller" w:date="2016-11-14T14:28:00Z"/>
              <w:rFonts w:ascii="Arial" w:hAnsi="Arial" w:cs="Arial"/>
              <w:sz w:val="22"/>
              <w:szCs w:val="22"/>
            </w:rPr>
          </w:rPrChange>
        </w:rPr>
      </w:pPr>
      <w:ins w:id="378" w:author="Ben  Pester" w:date="2016-11-11T10:31:00Z">
        <w:r>
          <w:rPr>
            <w:rFonts w:ascii="Arial" w:hAnsi="Arial" w:cs="Arial"/>
            <w:sz w:val="22"/>
            <w:szCs w:val="22"/>
          </w:rPr>
          <w:lastRenderedPageBreak/>
          <w:t xml:space="preserve">Colleagues in manufacturing have benefitted from </w:t>
        </w:r>
      </w:ins>
      <w:ins w:id="379" w:author="Stephanie Miller" w:date="2016-11-14T14:28:00Z">
        <w:r w:rsidR="005E3FCB">
          <w:rPr>
            <w:rFonts w:ascii="Arial" w:hAnsi="Arial" w:cs="Arial"/>
            <w:sz w:val="22"/>
            <w:szCs w:val="22"/>
          </w:rPr>
          <w:t>Integrated Digital Factory (I</w:t>
        </w:r>
      </w:ins>
      <w:ins w:id="380" w:author="Ben  Pester" w:date="2016-11-11T10:33:00Z">
        <w:del w:id="381" w:author="Stephanie Miller" w:date="2016-11-14T14:28:00Z">
          <w:r w:rsidR="00877942" w:rsidDel="005E3FCB">
            <w:rPr>
              <w:rFonts w:ascii="Arial" w:hAnsi="Arial" w:cs="Arial"/>
              <w:sz w:val="22"/>
              <w:szCs w:val="22"/>
            </w:rPr>
            <w:delText>I</w:delText>
          </w:r>
        </w:del>
        <w:r w:rsidR="00877942">
          <w:rPr>
            <w:rFonts w:ascii="Arial" w:hAnsi="Arial" w:cs="Arial"/>
            <w:sz w:val="22"/>
            <w:szCs w:val="22"/>
          </w:rPr>
          <w:t>DF</w:t>
        </w:r>
      </w:ins>
      <w:ins w:id="382" w:author="Stephanie Miller" w:date="2016-11-14T14:28:00Z">
        <w:r w:rsidR="005E3FCB">
          <w:rPr>
            <w:rFonts w:ascii="Arial" w:hAnsi="Arial" w:cs="Arial"/>
            <w:sz w:val="22"/>
            <w:szCs w:val="22"/>
          </w:rPr>
          <w:t>)</w:t>
        </w:r>
      </w:ins>
      <w:ins w:id="383" w:author="Ben  Pester" w:date="2016-11-11T10:33:00Z">
        <w:r w:rsidR="00877942">
          <w:rPr>
            <w:rFonts w:ascii="Arial" w:hAnsi="Arial" w:cs="Arial"/>
            <w:sz w:val="22"/>
            <w:szCs w:val="22"/>
          </w:rPr>
          <w:t xml:space="preserve"> - </w:t>
        </w:r>
      </w:ins>
      <w:ins w:id="384" w:author="Ben  Pester" w:date="2016-11-11T10:31:00Z">
        <w:r>
          <w:rPr>
            <w:rFonts w:ascii="Arial" w:hAnsi="Arial" w:cs="Arial"/>
            <w:sz w:val="22"/>
            <w:szCs w:val="22"/>
          </w:rPr>
          <w:t xml:space="preserve">technology solutions that help </w:t>
        </w:r>
        <w:del w:id="385" w:author="Stephanie Miller" w:date="2016-11-14T14:28:00Z">
          <w:r w:rsidDel="005E3FCB">
            <w:rPr>
              <w:rFonts w:ascii="Arial" w:hAnsi="Arial" w:cs="Arial"/>
              <w:sz w:val="22"/>
              <w:szCs w:val="22"/>
            </w:rPr>
            <w:delText>develop</w:delText>
          </w:r>
        </w:del>
      </w:ins>
      <w:ins w:id="386" w:author="Stephanie Miller" w:date="2016-11-14T14:28:00Z">
        <w:r w:rsidR="005E3FCB">
          <w:rPr>
            <w:rFonts w:ascii="Arial" w:hAnsi="Arial" w:cs="Arial"/>
            <w:sz w:val="22"/>
            <w:szCs w:val="22"/>
          </w:rPr>
          <w:t>enable</w:t>
        </w:r>
      </w:ins>
      <w:ins w:id="387" w:author="Ben  Pester" w:date="2016-11-11T10:31:00Z">
        <w:r>
          <w:rPr>
            <w:rFonts w:ascii="Arial" w:hAnsi="Arial" w:cs="Arial"/>
            <w:sz w:val="22"/>
            <w:szCs w:val="22"/>
          </w:rPr>
          <w:t xml:space="preserve"> the Factory of the Future</w:t>
        </w:r>
        <w:del w:id="388" w:author="Stephanie Miller" w:date="2016-11-14T14:28:00Z">
          <w:r w:rsidDel="005E3FCB">
            <w:rPr>
              <w:rFonts w:ascii="Arial" w:hAnsi="Arial" w:cs="Arial"/>
              <w:sz w:val="22"/>
              <w:szCs w:val="22"/>
            </w:rPr>
            <w:delText xml:space="preserve">. With </w:delText>
          </w:r>
        </w:del>
      </w:ins>
      <w:ins w:id="389" w:author="Ben  Pester" w:date="2016-11-11T10:33:00Z">
        <w:del w:id="390" w:author="Stephanie Miller" w:date="2016-11-14T14:28:00Z">
          <w:r w:rsidR="00877942" w:rsidDel="005E3FCB">
            <w:rPr>
              <w:rFonts w:ascii="Arial" w:hAnsi="Arial" w:cs="Arial"/>
              <w:sz w:val="22"/>
              <w:szCs w:val="22"/>
            </w:rPr>
            <w:delText>IDF provides</w:delText>
          </w:r>
        </w:del>
      </w:ins>
      <w:ins w:id="391" w:author="Ben  Pester" w:date="2016-11-11T10:31:00Z">
        <w:del w:id="392" w:author="Stephanie Miller" w:date="2016-11-14T14:28:00Z">
          <w:r w:rsidDel="005E3FCB">
            <w:rPr>
              <w:rFonts w:ascii="Arial" w:hAnsi="Arial" w:cs="Arial"/>
              <w:sz w:val="22"/>
              <w:szCs w:val="22"/>
            </w:rPr>
            <w:delText xml:space="preserve"> real-time efficiency data</w:delText>
          </w:r>
        </w:del>
      </w:ins>
      <w:ins w:id="393" w:author="Ben  Pester" w:date="2016-11-11T10:32:00Z">
        <w:del w:id="394" w:author="Stephanie Miller" w:date="2016-11-14T14:28:00Z">
          <w:r w:rsidR="00877942" w:rsidDel="005E3FCB">
            <w:rPr>
              <w:rFonts w:ascii="Arial" w:hAnsi="Arial" w:cs="Arial"/>
              <w:sz w:val="22"/>
              <w:szCs w:val="22"/>
            </w:rPr>
            <w:delText xml:space="preserve">, supporting </w:delText>
          </w:r>
        </w:del>
      </w:ins>
      <w:ins w:id="395" w:author="Ben  Pester" w:date="2016-11-11T10:33:00Z">
        <w:del w:id="396" w:author="Stephanie Miller" w:date="2016-11-14T14:28:00Z">
          <w:r w:rsidR="00877942" w:rsidDel="005E3FCB">
            <w:rPr>
              <w:rFonts w:ascii="Arial" w:hAnsi="Arial" w:cs="Arial"/>
              <w:sz w:val="22"/>
              <w:szCs w:val="22"/>
            </w:rPr>
            <w:delText>strategic</w:delText>
          </w:r>
        </w:del>
      </w:ins>
      <w:ins w:id="397" w:author="Ben  Pester" w:date="2016-11-11T10:32:00Z">
        <w:del w:id="398" w:author="Stephanie Miller" w:date="2016-11-14T14:28:00Z">
          <w:r w:rsidR="00877942" w:rsidDel="005E3FCB">
            <w:rPr>
              <w:rFonts w:ascii="Arial" w:hAnsi="Arial" w:cs="Arial"/>
              <w:sz w:val="22"/>
              <w:szCs w:val="22"/>
            </w:rPr>
            <w:delText xml:space="preserve"> goals and empowering growth across MDLZ. </w:delText>
          </w:r>
        </w:del>
      </w:ins>
      <w:del w:id="399" w:author="Stephanie Miller" w:date="2016-11-14T14:28:00Z">
        <w:r w:rsidR="00E41E2F" w:rsidRPr="00680E47" w:rsidDel="005E3FCB">
          <w:rPr>
            <w:rFonts w:ascii="Arial" w:hAnsi="Arial" w:cs="Arial"/>
            <w:b/>
            <w:sz w:val="22"/>
            <w:szCs w:val="22"/>
            <w:u w:val="single"/>
            <w:rPrChange w:id="400" w:author="Ben  Pester" w:date="2016-11-11T10:25:00Z">
              <w:rPr>
                <w:rFonts w:ascii="Arial" w:hAnsi="Arial" w:cs="Arial"/>
                <w:sz w:val="22"/>
                <w:szCs w:val="22"/>
              </w:rPr>
            </w:rPrChange>
          </w:rPr>
          <w:delText xml:space="preserve">Our solutions have </w:delText>
        </w:r>
        <w:r w:rsidR="009B3AE7" w:rsidRPr="00680E47" w:rsidDel="005E3FCB">
          <w:rPr>
            <w:rFonts w:ascii="Arial" w:hAnsi="Arial" w:cs="Arial"/>
            <w:b/>
            <w:sz w:val="22"/>
            <w:szCs w:val="22"/>
            <w:u w:val="single"/>
            <w:rPrChange w:id="401" w:author="Ben  Pester" w:date="2016-11-11T10:25:00Z">
              <w:rPr>
                <w:rFonts w:ascii="Arial" w:hAnsi="Arial" w:cs="Arial"/>
                <w:sz w:val="22"/>
                <w:szCs w:val="22"/>
              </w:rPr>
            </w:rPrChange>
          </w:rPr>
          <w:delText xml:space="preserve">improved </w:delText>
        </w:r>
        <w:r w:rsidR="009E2B8F" w:rsidRPr="00680E47" w:rsidDel="005E3FCB">
          <w:rPr>
            <w:rFonts w:ascii="Arial" w:hAnsi="Arial" w:cs="Arial"/>
            <w:b/>
            <w:sz w:val="22"/>
            <w:szCs w:val="22"/>
            <w:u w:val="single"/>
            <w:rPrChange w:id="402" w:author="Ben  Pester" w:date="2016-11-11T10:25:00Z">
              <w:rPr>
                <w:rFonts w:ascii="Arial" w:hAnsi="Arial" w:cs="Arial"/>
                <w:sz w:val="22"/>
                <w:szCs w:val="22"/>
              </w:rPr>
            </w:rPrChange>
          </w:rPr>
          <w:delText>t</w:delText>
        </w:r>
        <w:r w:rsidR="009B3AE7" w:rsidRPr="00680E47" w:rsidDel="005E3FCB">
          <w:rPr>
            <w:rFonts w:ascii="Arial" w:hAnsi="Arial" w:cs="Arial"/>
            <w:b/>
            <w:sz w:val="22"/>
            <w:szCs w:val="22"/>
            <w:u w:val="single"/>
            <w:rPrChange w:id="403" w:author="Ben  Pester" w:date="2016-11-11T10:25:00Z">
              <w:rPr>
                <w:rFonts w:ascii="Arial" w:hAnsi="Arial" w:cs="Arial"/>
                <w:sz w:val="22"/>
                <w:szCs w:val="22"/>
              </w:rPr>
            </w:rPrChange>
          </w:rPr>
          <w:delText xml:space="preserve">alent </w:delText>
        </w:r>
        <w:r w:rsidR="009E2B8F" w:rsidRPr="00680E47" w:rsidDel="005E3FCB">
          <w:rPr>
            <w:rFonts w:ascii="Arial" w:hAnsi="Arial" w:cs="Arial"/>
            <w:b/>
            <w:sz w:val="22"/>
            <w:szCs w:val="22"/>
            <w:u w:val="single"/>
            <w:rPrChange w:id="404" w:author="Ben  Pester" w:date="2016-11-11T10:25:00Z">
              <w:rPr>
                <w:rFonts w:ascii="Arial" w:hAnsi="Arial" w:cs="Arial"/>
                <w:sz w:val="22"/>
                <w:szCs w:val="22"/>
              </w:rPr>
            </w:rPrChange>
          </w:rPr>
          <w:delText>m</w:delText>
        </w:r>
        <w:r w:rsidR="009B3AE7" w:rsidRPr="00680E47" w:rsidDel="005E3FCB">
          <w:rPr>
            <w:rFonts w:ascii="Arial" w:hAnsi="Arial" w:cs="Arial"/>
            <w:b/>
            <w:sz w:val="22"/>
            <w:szCs w:val="22"/>
            <w:u w:val="single"/>
            <w:rPrChange w:id="405" w:author="Ben  Pester" w:date="2016-11-11T10:25:00Z">
              <w:rPr>
                <w:rFonts w:ascii="Arial" w:hAnsi="Arial" w:cs="Arial"/>
                <w:sz w:val="22"/>
                <w:szCs w:val="22"/>
              </w:rPr>
            </w:rPrChange>
          </w:rPr>
          <w:delText xml:space="preserve">anagement (getting the best out of the people of MDLZ) </w:delText>
        </w:r>
        <w:r w:rsidR="00E41E2F" w:rsidRPr="00680E47" w:rsidDel="005E3FCB">
          <w:rPr>
            <w:rFonts w:ascii="Arial" w:hAnsi="Arial" w:cs="Arial"/>
            <w:b/>
            <w:sz w:val="22"/>
            <w:szCs w:val="22"/>
            <w:u w:val="single"/>
            <w:rPrChange w:id="406" w:author="Ben  Pester" w:date="2016-11-11T10:25:00Z">
              <w:rPr>
                <w:rFonts w:ascii="Arial" w:hAnsi="Arial" w:cs="Arial"/>
                <w:sz w:val="22"/>
                <w:szCs w:val="22"/>
              </w:rPr>
            </w:rPrChange>
          </w:rPr>
          <w:delText xml:space="preserve">through automated global processes and tools, as well as integrated employee data. </w:delText>
        </w:r>
        <w:r w:rsidR="009B3AE7" w:rsidRPr="00680E47" w:rsidDel="005E3FCB">
          <w:rPr>
            <w:rFonts w:ascii="Arial" w:hAnsi="Arial" w:cs="Arial"/>
            <w:b/>
            <w:sz w:val="22"/>
            <w:szCs w:val="22"/>
            <w:u w:val="single"/>
            <w:rPrChange w:id="407" w:author="Ben  Pester" w:date="2016-11-11T10:25:00Z">
              <w:rPr>
                <w:rFonts w:ascii="Arial" w:hAnsi="Arial" w:cs="Arial"/>
                <w:sz w:val="22"/>
                <w:szCs w:val="22"/>
              </w:rPr>
            </w:rPrChange>
          </w:rPr>
          <w:delText xml:space="preserve">Using these solutions, we can connect your work and ambitions to help you realize your </w:delText>
        </w:r>
        <w:commentRangeStart w:id="408"/>
        <w:r w:rsidR="009B3AE7" w:rsidRPr="00680E47" w:rsidDel="005E3FCB">
          <w:rPr>
            <w:rFonts w:ascii="Arial" w:hAnsi="Arial" w:cs="Arial"/>
            <w:b/>
            <w:sz w:val="22"/>
            <w:szCs w:val="22"/>
            <w:u w:val="single"/>
            <w:rPrChange w:id="409" w:author="Ben  Pester" w:date="2016-11-11T10:25:00Z">
              <w:rPr>
                <w:rFonts w:ascii="Arial" w:hAnsi="Arial" w:cs="Arial"/>
                <w:sz w:val="22"/>
                <w:szCs w:val="22"/>
              </w:rPr>
            </w:rPrChange>
          </w:rPr>
          <w:delText>potential</w:delText>
        </w:r>
        <w:commentRangeEnd w:id="408"/>
        <w:r w:rsidR="00826997" w:rsidRPr="00680E47" w:rsidDel="005E3FCB">
          <w:rPr>
            <w:rStyle w:val="CommentReference"/>
            <w:b/>
            <w:u w:val="single"/>
            <w:rPrChange w:id="410" w:author="Ben  Pester" w:date="2016-11-11T10:25:00Z">
              <w:rPr>
                <w:rStyle w:val="CommentReference"/>
              </w:rPr>
            </w:rPrChange>
          </w:rPr>
          <w:commentReference w:id="408"/>
        </w:r>
        <w:r w:rsidR="009B3AE7" w:rsidRPr="00680E47" w:rsidDel="005E3FCB">
          <w:rPr>
            <w:rFonts w:ascii="Arial" w:hAnsi="Arial" w:cs="Arial"/>
            <w:b/>
            <w:sz w:val="22"/>
            <w:szCs w:val="22"/>
            <w:u w:val="single"/>
            <w:rPrChange w:id="411" w:author="Ben  Pester" w:date="2016-11-11T10:25:00Z">
              <w:rPr>
                <w:rFonts w:ascii="Arial" w:hAnsi="Arial" w:cs="Arial"/>
                <w:sz w:val="22"/>
                <w:szCs w:val="22"/>
              </w:rPr>
            </w:rPrChange>
          </w:rPr>
          <w:delText xml:space="preserve">. </w:delText>
        </w:r>
      </w:del>
    </w:p>
    <w:p w14:paraId="17D6192F" w14:textId="77777777" w:rsidR="007D588E" w:rsidRDefault="005E3FCB" w:rsidP="00C01C45">
      <w:pPr>
        <w:rPr>
          <w:ins w:id="412" w:author="Adam Boothroyd" w:date="2016-11-28T11:26:00Z"/>
          <w:rFonts w:ascii="Arial" w:hAnsi="Arial" w:cs="Arial"/>
          <w:sz w:val="22"/>
          <w:szCs w:val="22"/>
        </w:rPr>
      </w:pPr>
      <w:ins w:id="413" w:author="Stephanie Miller" w:date="2016-11-14T14:28:00Z">
        <w:r>
          <w:rPr>
            <w:rFonts w:ascii="Arial" w:hAnsi="Arial" w:cs="Arial"/>
            <w:sz w:val="22"/>
            <w:szCs w:val="22"/>
          </w:rPr>
          <w:t>.</w:t>
        </w:r>
      </w:ins>
    </w:p>
    <w:p w14:paraId="50DF3990" w14:textId="77777777" w:rsidR="007D588E" w:rsidRDefault="007D588E" w:rsidP="00C01C45">
      <w:pPr>
        <w:rPr>
          <w:ins w:id="414" w:author="Adam Boothroyd" w:date="2016-11-28T11:26:00Z"/>
          <w:rFonts w:ascii="Arial" w:hAnsi="Arial" w:cs="Arial"/>
          <w:sz w:val="22"/>
          <w:szCs w:val="22"/>
        </w:rPr>
      </w:pPr>
    </w:p>
    <w:p w14:paraId="0E8FC765" w14:textId="0B90E649" w:rsidR="00C01C45" w:rsidRPr="00680E47" w:rsidRDefault="005E3FCB" w:rsidP="00C01C45">
      <w:pPr>
        <w:rPr>
          <w:rFonts w:ascii="Arial" w:hAnsi="Arial" w:cs="Arial"/>
          <w:b/>
          <w:sz w:val="20"/>
          <w:szCs w:val="20"/>
          <w:u w:val="single"/>
          <w:rPrChange w:id="415" w:author="Ben  Pester" w:date="2016-11-11T10:25:00Z">
            <w:rPr>
              <w:rFonts w:ascii="Arial" w:hAnsi="Arial" w:cs="Arial"/>
              <w:sz w:val="20"/>
              <w:szCs w:val="20"/>
              <w:u w:val="single"/>
            </w:rPr>
          </w:rPrChange>
        </w:rPr>
      </w:pPr>
      <w:ins w:id="416" w:author="Stephanie Miller" w:date="2016-11-14T14:28:00Z">
        <w:del w:id="417" w:author="Adam Boothroyd" w:date="2016-11-28T11:26:00Z">
          <w:r w:rsidDel="007D588E">
            <w:rPr>
              <w:rFonts w:ascii="Arial" w:hAnsi="Arial" w:cs="Arial"/>
              <w:sz w:val="22"/>
              <w:szCs w:val="22"/>
            </w:rPr>
            <w:delText xml:space="preserve"> </w:delText>
          </w:r>
        </w:del>
      </w:ins>
      <w:ins w:id="418" w:author="Stephanie Miller" w:date="2016-11-14T14:29:00Z">
        <w:r>
          <w:rPr>
            <w:rFonts w:ascii="Arial" w:hAnsi="Arial" w:cs="Arial"/>
            <w:sz w:val="22"/>
            <w:szCs w:val="22"/>
          </w:rPr>
          <w:t>One element of IDF delivers real time manufacturing performance information, in a simple, visually intuitive way that enables shop floor colleagues to take immediate actions to improve the performance of their area or production line.  This reduces waste, improves output and helps the plant meet its daily, weekly and overall targets.</w:t>
        </w:r>
      </w:ins>
    </w:p>
    <w:p w14:paraId="3CE116AD" w14:textId="77777777" w:rsidR="00C01C45" w:rsidRPr="003C226E" w:rsidRDefault="00C01C45" w:rsidP="00C01C45">
      <w:pPr>
        <w:pStyle w:val="Heading2"/>
        <w:rPr>
          <w:rFonts w:ascii="Arial" w:hAnsi="Arial" w:cs="Arial"/>
          <w:color w:val="FFFFFF"/>
        </w:rPr>
      </w:pPr>
      <w:bookmarkStart w:id="419" w:name="_Toc466647014"/>
      <w:r w:rsidRPr="003C226E">
        <w:rPr>
          <w:rFonts w:ascii="Arial" w:hAnsi="Arial" w:cs="Arial"/>
        </w:rPr>
        <w:lastRenderedPageBreak/>
        <w:t xml:space="preserve">SCREEN </w:t>
      </w:r>
      <w:r w:rsidRPr="003C226E">
        <w:rPr>
          <w:rFonts w:ascii="Arial" w:hAnsi="Arial" w:cs="Arial"/>
          <w:color w:val="FFFFFF"/>
        </w:rPr>
        <w:t>01_140</w:t>
      </w:r>
      <w:bookmarkEnd w:id="419"/>
    </w:p>
    <w:p w14:paraId="222FD267" w14:textId="77777777" w:rsidR="00C01C45" w:rsidRPr="003C226E" w:rsidRDefault="00C01C45" w:rsidP="00C01C45">
      <w:pPr>
        <w:pStyle w:val="BW-screentype"/>
        <w:rPr>
          <w:rFonts w:ascii="Arial" w:hAnsi="Arial" w:cs="Arial"/>
        </w:rPr>
      </w:pPr>
      <w:r w:rsidRPr="003C226E">
        <w:rPr>
          <w:rFonts w:ascii="Arial" w:hAnsi="Arial" w:cs="Arial"/>
        </w:rPr>
        <w:t>SCREEN TYPE Text reveal</w:t>
      </w:r>
    </w:p>
    <w:p w14:paraId="1FA76DF2" w14:textId="77777777" w:rsidR="00C01C45" w:rsidRPr="003C226E" w:rsidRDefault="00C01C45" w:rsidP="00C01C45">
      <w:pPr>
        <w:rPr>
          <w:rFonts w:ascii="Arial" w:hAnsi="Arial" w:cs="Arial"/>
          <w:b/>
          <w:u w:val="single"/>
        </w:rPr>
      </w:pPr>
    </w:p>
    <w:p w14:paraId="75319D0D" w14:textId="77777777" w:rsidR="00C01C45" w:rsidRPr="001C4F42" w:rsidRDefault="00C01C45" w:rsidP="00C01C45">
      <w:pPr>
        <w:rPr>
          <w:rFonts w:ascii="Arial" w:hAnsi="Arial" w:cs="Arial"/>
          <w:b/>
          <w:sz w:val="22"/>
          <w:szCs w:val="22"/>
          <w:u w:val="single"/>
        </w:rPr>
      </w:pPr>
      <w:commentRangeStart w:id="420"/>
      <w:r w:rsidRPr="001C4F42">
        <w:rPr>
          <w:rFonts w:ascii="Arial" w:hAnsi="Arial" w:cs="Arial"/>
          <w:b/>
          <w:sz w:val="22"/>
          <w:szCs w:val="22"/>
          <w:u w:val="single"/>
        </w:rPr>
        <w:t>DESCRIPTION</w:t>
      </w:r>
      <w:commentRangeEnd w:id="420"/>
      <w:r w:rsidR="009906B4">
        <w:rPr>
          <w:rStyle w:val="CommentReference"/>
        </w:rPr>
        <w:commentReference w:id="420"/>
      </w:r>
    </w:p>
    <w:p w14:paraId="0B62E826" w14:textId="77777777" w:rsidR="00C01C45" w:rsidRPr="001C4F42" w:rsidRDefault="00C01C45" w:rsidP="00C01C45">
      <w:pPr>
        <w:rPr>
          <w:rFonts w:ascii="Arial" w:hAnsi="Arial" w:cs="Arial"/>
          <w:sz w:val="22"/>
          <w:szCs w:val="22"/>
        </w:rPr>
      </w:pPr>
      <w:r w:rsidRPr="001C4F42">
        <w:rPr>
          <w:rFonts w:ascii="Arial" w:hAnsi="Arial" w:cs="Arial"/>
          <w:sz w:val="22"/>
          <w:szCs w:val="22"/>
        </w:rPr>
        <w:t>The learner selects text headings to reveal further information, images or media.</w:t>
      </w:r>
    </w:p>
    <w:p w14:paraId="6C70A6FC" w14:textId="77777777" w:rsidR="00C01C45" w:rsidRPr="001C4F42" w:rsidRDefault="00C01C45" w:rsidP="00C01C45">
      <w:pPr>
        <w:rPr>
          <w:rFonts w:ascii="Arial" w:hAnsi="Arial" w:cs="Arial"/>
          <w:sz w:val="22"/>
          <w:szCs w:val="22"/>
        </w:rPr>
      </w:pPr>
    </w:p>
    <w:p w14:paraId="38C2FFB1" w14:textId="77777777" w:rsidR="00C01C45" w:rsidRPr="001C4F42" w:rsidRDefault="009B3AE7" w:rsidP="00C01C45">
      <w:pPr>
        <w:rPr>
          <w:rFonts w:ascii="Arial" w:hAnsi="Arial" w:cs="Arial"/>
          <w:sz w:val="22"/>
          <w:szCs w:val="22"/>
        </w:rPr>
      </w:pPr>
      <w:r w:rsidRPr="001C4F42">
        <w:rPr>
          <w:rFonts w:ascii="Arial" w:hAnsi="Arial" w:cs="Arial"/>
          <w:sz w:val="22"/>
          <w:szCs w:val="22"/>
        </w:rPr>
        <w:t xml:space="preserve">This is a positive message about why ITS love what they do, and why every solution matters. Each brief statement is expanded in more detail when selected by the learner. </w:t>
      </w:r>
    </w:p>
    <w:p w14:paraId="2BD803BE" w14:textId="77777777" w:rsidR="00C01C45" w:rsidRPr="001C4F42" w:rsidRDefault="00C01C45" w:rsidP="00C01C45">
      <w:pPr>
        <w:rPr>
          <w:rFonts w:ascii="Arial" w:hAnsi="Arial" w:cs="Arial"/>
          <w:b/>
          <w:sz w:val="22"/>
          <w:szCs w:val="22"/>
          <w:u w:val="single"/>
        </w:rPr>
      </w:pPr>
    </w:p>
    <w:p w14:paraId="19144CB8" w14:textId="77777777" w:rsidR="00C01C45" w:rsidRPr="001C4F42" w:rsidRDefault="00C01C45" w:rsidP="00C01C4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3ACFE744" w14:textId="326A08D8" w:rsidR="00C01C45" w:rsidRPr="001C4F42" w:rsidRDefault="00F75E87" w:rsidP="00C01C45">
      <w:pPr>
        <w:rPr>
          <w:rFonts w:ascii="Arial" w:hAnsi="Arial" w:cs="Arial"/>
          <w:sz w:val="22"/>
          <w:szCs w:val="22"/>
        </w:rPr>
      </w:pPr>
      <w:r w:rsidRPr="001C4F42">
        <w:rPr>
          <w:rFonts w:ascii="Arial" w:hAnsi="Arial" w:cs="Arial"/>
          <w:sz w:val="22"/>
          <w:szCs w:val="22"/>
        </w:rPr>
        <w:t xml:space="preserve">Now you have a better idea of </w:t>
      </w:r>
      <w:r w:rsidR="00445304" w:rsidRPr="001C4F42">
        <w:rPr>
          <w:rFonts w:ascii="Arial" w:hAnsi="Arial" w:cs="Arial"/>
          <w:sz w:val="22"/>
          <w:szCs w:val="22"/>
        </w:rPr>
        <w:t>what</w:t>
      </w:r>
      <w:r w:rsidR="005D7DD3" w:rsidRPr="001C4F42">
        <w:rPr>
          <w:rFonts w:ascii="Arial" w:hAnsi="Arial" w:cs="Arial"/>
          <w:sz w:val="22"/>
          <w:szCs w:val="22"/>
        </w:rPr>
        <w:t xml:space="preserve"> ITS</w:t>
      </w:r>
      <w:r w:rsidR="00445304" w:rsidRPr="001C4F42">
        <w:rPr>
          <w:rFonts w:ascii="Arial" w:hAnsi="Arial" w:cs="Arial"/>
          <w:sz w:val="22"/>
          <w:szCs w:val="22"/>
        </w:rPr>
        <w:t xml:space="preserve"> is</w:t>
      </w:r>
      <w:r w:rsidR="005D7DD3" w:rsidRPr="001C4F42">
        <w:rPr>
          <w:rFonts w:ascii="Arial" w:hAnsi="Arial" w:cs="Arial"/>
          <w:sz w:val="22"/>
          <w:szCs w:val="22"/>
        </w:rPr>
        <w:t xml:space="preserve">. </w:t>
      </w:r>
      <w:del w:id="421" w:author="Ben  Pester" w:date="2016-11-11T09:15:00Z">
        <w:r w:rsidR="005D7DD3" w:rsidRPr="001C4F42" w:rsidDel="00D114FA">
          <w:rPr>
            <w:rFonts w:ascii="Arial" w:hAnsi="Arial" w:cs="Arial"/>
            <w:sz w:val="22"/>
            <w:szCs w:val="22"/>
          </w:rPr>
          <w:delText xml:space="preserve">Before we look at </w:delText>
        </w:r>
        <w:r w:rsidR="00445304" w:rsidRPr="001C4F42" w:rsidDel="00D114FA">
          <w:rPr>
            <w:rFonts w:ascii="Arial" w:hAnsi="Arial" w:cs="Arial"/>
            <w:sz w:val="22"/>
            <w:szCs w:val="22"/>
          </w:rPr>
          <w:delText>our mission</w:delText>
        </w:r>
        <w:r w:rsidR="005D7DD3" w:rsidRPr="001C4F42" w:rsidDel="00D114FA">
          <w:rPr>
            <w:rFonts w:ascii="Arial" w:hAnsi="Arial" w:cs="Arial"/>
            <w:sz w:val="22"/>
            <w:szCs w:val="22"/>
          </w:rPr>
          <w:delText>, here’s</w:delText>
        </w:r>
      </w:del>
      <w:ins w:id="422" w:author="Ben  Pester" w:date="2016-11-11T09:15:00Z">
        <w:r w:rsidR="00D114FA">
          <w:rPr>
            <w:rFonts w:ascii="Arial" w:hAnsi="Arial" w:cs="Arial"/>
            <w:sz w:val="22"/>
            <w:szCs w:val="22"/>
          </w:rPr>
          <w:t>Here</w:t>
        </w:r>
        <w:del w:id="423" w:author="Adam Boothroyd" w:date="2016-11-28T11:34:00Z">
          <w:r w:rsidR="00D114FA" w:rsidDel="009857B8">
            <w:rPr>
              <w:rFonts w:ascii="Arial" w:hAnsi="Arial" w:cs="Arial"/>
              <w:sz w:val="22"/>
              <w:szCs w:val="22"/>
            </w:rPr>
            <w:delText>’</w:delText>
          </w:r>
        </w:del>
      </w:ins>
      <w:ins w:id="424" w:author="Adam Boothroyd" w:date="2016-11-28T11:34:00Z">
        <w:r w:rsidR="009857B8">
          <w:rPr>
            <w:rFonts w:ascii="Arial" w:hAnsi="Arial" w:cs="Arial"/>
            <w:sz w:val="22"/>
            <w:szCs w:val="22"/>
          </w:rPr>
          <w:t>'</w:t>
        </w:r>
      </w:ins>
      <w:ins w:id="425" w:author="Ben  Pester" w:date="2016-11-11T09:15:00Z">
        <w:r w:rsidR="00D114FA">
          <w:rPr>
            <w:rFonts w:ascii="Arial" w:hAnsi="Arial" w:cs="Arial"/>
            <w:sz w:val="22"/>
            <w:szCs w:val="22"/>
          </w:rPr>
          <w:t>s</w:t>
        </w:r>
      </w:ins>
      <w:r w:rsidR="005D7DD3" w:rsidRPr="001C4F42">
        <w:rPr>
          <w:rFonts w:ascii="Arial" w:hAnsi="Arial" w:cs="Arial"/>
          <w:sz w:val="22"/>
          <w:szCs w:val="22"/>
        </w:rPr>
        <w:t xml:space="preserve"> what our function means to us. </w:t>
      </w:r>
      <w:ins w:id="426" w:author="Ben  Pester" w:date="2016-11-11T09:21:00Z">
        <w:r w:rsidR="00D91150">
          <w:rPr>
            <w:rFonts w:ascii="Arial" w:hAnsi="Arial" w:cs="Arial"/>
            <w:sz w:val="22"/>
            <w:szCs w:val="22"/>
          </w:rPr>
          <w:t xml:space="preserve">Our mission is </w:t>
        </w:r>
      </w:ins>
      <w:ins w:id="427" w:author="Ben  Pester" w:date="2016-11-11T09:22:00Z">
        <w:r w:rsidR="00D673B8">
          <w:rPr>
            <w:rFonts w:ascii="Arial" w:hAnsi="Arial" w:cs="Arial"/>
            <w:sz w:val="22"/>
            <w:szCs w:val="22"/>
          </w:rPr>
          <w:t xml:space="preserve">to empower </w:t>
        </w:r>
      </w:ins>
      <w:proofErr w:type="gramStart"/>
      <w:ins w:id="428" w:author="Ben  Pester" w:date="2016-11-11T09:21:00Z">
        <w:r w:rsidR="00D673B8">
          <w:rPr>
            <w:rFonts w:ascii="Arial" w:hAnsi="Arial" w:cs="Arial"/>
            <w:sz w:val="22"/>
            <w:szCs w:val="22"/>
          </w:rPr>
          <w:t>growth</w:t>
        </w:r>
      </w:ins>
      <w:ins w:id="429" w:author="Ben  Pester" w:date="2016-11-11T09:22:00Z">
        <w:r w:rsidR="00D673B8">
          <w:rPr>
            <w:rFonts w:ascii="Arial" w:hAnsi="Arial" w:cs="Arial"/>
            <w:sz w:val="22"/>
            <w:szCs w:val="22"/>
          </w:rPr>
          <w:t>,</w:t>
        </w:r>
        <w:proofErr w:type="gramEnd"/>
        <w:r w:rsidR="00D673B8">
          <w:rPr>
            <w:rFonts w:ascii="Arial" w:hAnsi="Arial" w:cs="Arial"/>
            <w:sz w:val="22"/>
            <w:szCs w:val="22"/>
          </w:rPr>
          <w:t xml:space="preserve"> this is </w:t>
        </w:r>
      </w:ins>
      <w:del w:id="430" w:author="Ben  Pester" w:date="2016-11-11T09:22:00Z">
        <w:r w:rsidR="005D7DD3" w:rsidRPr="001C4F42" w:rsidDel="00D673B8">
          <w:rPr>
            <w:rFonts w:ascii="Arial" w:hAnsi="Arial" w:cs="Arial"/>
            <w:sz w:val="22"/>
            <w:szCs w:val="22"/>
          </w:rPr>
          <w:delText xml:space="preserve">This is why we love </w:delText>
        </w:r>
      </w:del>
      <w:r w:rsidR="005D7DD3" w:rsidRPr="001C4F42">
        <w:rPr>
          <w:rFonts w:ascii="Arial" w:hAnsi="Arial" w:cs="Arial"/>
          <w:sz w:val="22"/>
          <w:szCs w:val="22"/>
        </w:rPr>
        <w:t>what</w:t>
      </w:r>
      <w:ins w:id="431" w:author="Ben  Pester" w:date="2016-11-11T09:23:00Z">
        <w:r w:rsidR="00D673B8">
          <w:rPr>
            <w:rFonts w:ascii="Arial" w:hAnsi="Arial" w:cs="Arial"/>
            <w:sz w:val="22"/>
            <w:szCs w:val="22"/>
          </w:rPr>
          <w:t xml:space="preserve"> drives us to do what</w:t>
        </w:r>
      </w:ins>
      <w:r w:rsidR="005D7DD3" w:rsidRPr="001C4F42">
        <w:rPr>
          <w:rFonts w:ascii="Arial" w:hAnsi="Arial" w:cs="Arial"/>
          <w:sz w:val="22"/>
          <w:szCs w:val="22"/>
        </w:rPr>
        <w:t xml:space="preserve"> we do for the MDLZ world.  </w:t>
      </w:r>
    </w:p>
    <w:p w14:paraId="54E7ECED" w14:textId="77777777" w:rsidR="00C01C45" w:rsidRPr="001C4F42" w:rsidRDefault="00C01C45" w:rsidP="00C01C45">
      <w:pPr>
        <w:rPr>
          <w:rFonts w:ascii="Arial" w:hAnsi="Arial" w:cs="Arial"/>
          <w:sz w:val="22"/>
          <w:szCs w:val="22"/>
        </w:rPr>
      </w:pPr>
    </w:p>
    <w:p w14:paraId="6079160A" w14:textId="77777777" w:rsidR="00C01C45" w:rsidRPr="001C4F42" w:rsidRDefault="00C01C45" w:rsidP="00C01C45">
      <w:pPr>
        <w:rPr>
          <w:rFonts w:ascii="Arial" w:hAnsi="Arial" w:cs="Arial"/>
          <w:sz w:val="22"/>
          <w:szCs w:val="22"/>
        </w:rPr>
      </w:pPr>
      <w:commentRangeStart w:id="432"/>
      <w:r w:rsidRPr="001C4F42">
        <w:rPr>
          <w:rFonts w:ascii="Arial" w:hAnsi="Arial" w:cs="Arial"/>
          <w:b/>
          <w:sz w:val="22"/>
          <w:szCs w:val="22"/>
          <w:u w:val="single"/>
        </w:rPr>
        <w:t>PROMPT</w:t>
      </w:r>
      <w:commentRangeEnd w:id="432"/>
      <w:r w:rsidR="00EB3DA1">
        <w:rPr>
          <w:rStyle w:val="CommentReference"/>
        </w:rPr>
        <w:commentReference w:id="432"/>
      </w:r>
    </w:p>
    <w:p w14:paraId="204F6496" w14:textId="77777777" w:rsidR="00C01C45" w:rsidRPr="001C4F42" w:rsidRDefault="00C01C45" w:rsidP="00C01C45">
      <w:pPr>
        <w:rPr>
          <w:rFonts w:ascii="Arial" w:hAnsi="Arial" w:cs="Arial"/>
          <w:sz w:val="22"/>
          <w:szCs w:val="22"/>
        </w:rPr>
      </w:pPr>
      <w:r w:rsidRPr="00EB3DA1">
        <w:rPr>
          <w:rFonts w:ascii="Arial" w:hAnsi="Arial" w:cs="Arial"/>
          <w:sz w:val="22"/>
          <w:szCs w:val="22"/>
          <w:highlight w:val="yellow"/>
          <w:rPrChange w:id="433" w:author="Stephanie Miller" w:date="2016-11-11T12:45:00Z">
            <w:rPr>
              <w:rFonts w:ascii="Arial" w:hAnsi="Arial" w:cs="Arial"/>
              <w:sz w:val="22"/>
              <w:szCs w:val="22"/>
            </w:rPr>
          </w:rPrChange>
        </w:rPr>
        <w:t>Select each heading to find out more.</w:t>
      </w:r>
    </w:p>
    <w:p w14:paraId="20D29800" w14:textId="77777777" w:rsidR="00C01C45" w:rsidRPr="001C4F42" w:rsidRDefault="00C01C45" w:rsidP="00C01C45">
      <w:pPr>
        <w:rPr>
          <w:rFonts w:ascii="Arial" w:hAnsi="Arial" w:cs="Arial"/>
          <w:b/>
          <w:sz w:val="22"/>
          <w:szCs w:val="22"/>
          <w:u w:val="single"/>
        </w:rPr>
      </w:pPr>
    </w:p>
    <w:p w14:paraId="4A1DF2BE"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1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79F64C72" w14:textId="77777777" w:rsidR="00C01C45" w:rsidRPr="001C4F42" w:rsidRDefault="005D7DD3" w:rsidP="00C01C45">
      <w:pPr>
        <w:rPr>
          <w:rFonts w:ascii="Arial" w:hAnsi="Arial" w:cs="Arial"/>
          <w:b/>
          <w:sz w:val="22"/>
          <w:szCs w:val="22"/>
          <w:u w:val="single"/>
        </w:rPr>
      </w:pPr>
      <w:del w:id="434" w:author="Stephanie Miller" w:date="2016-11-15T14:16:00Z">
        <w:r w:rsidRPr="001C4F42" w:rsidDel="00B335FF">
          <w:rPr>
            <w:rFonts w:ascii="Arial" w:hAnsi="Arial" w:cs="Arial"/>
            <w:sz w:val="22"/>
            <w:szCs w:val="22"/>
          </w:rPr>
          <w:delText>ITS means</w:delText>
        </w:r>
      </w:del>
      <w:ins w:id="435" w:author="Stephanie Miller" w:date="2016-11-15T14:16:00Z">
        <w:r w:rsidR="00B335FF">
          <w:rPr>
            <w:rFonts w:ascii="Arial" w:hAnsi="Arial" w:cs="Arial"/>
            <w:sz w:val="22"/>
            <w:szCs w:val="22"/>
          </w:rPr>
          <w:t>Empowering Growth is</w:t>
        </w:r>
      </w:ins>
      <w:r w:rsidRPr="001C4F42">
        <w:rPr>
          <w:rFonts w:ascii="Arial" w:hAnsi="Arial" w:cs="Arial"/>
          <w:sz w:val="22"/>
          <w:szCs w:val="22"/>
        </w:rPr>
        <w:t xml:space="preserve"> creativity</w:t>
      </w:r>
    </w:p>
    <w:p w14:paraId="78DFA10E" w14:textId="77777777" w:rsidR="00C01C45" w:rsidRPr="001C4F42" w:rsidRDefault="00C01C45" w:rsidP="00C01C45">
      <w:pPr>
        <w:rPr>
          <w:rFonts w:ascii="Arial" w:hAnsi="Arial" w:cs="Arial"/>
          <w:b/>
          <w:sz w:val="22"/>
          <w:szCs w:val="22"/>
          <w:u w:val="single"/>
        </w:rPr>
      </w:pPr>
    </w:p>
    <w:p w14:paraId="363288CD"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1</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BB6FDE8" w14:textId="77777777" w:rsidR="00C01C45" w:rsidRPr="001C4F42" w:rsidRDefault="00E5766D" w:rsidP="00C01C45">
      <w:pPr>
        <w:rPr>
          <w:rFonts w:ascii="Arial" w:hAnsi="Arial" w:cs="Arial"/>
          <w:sz w:val="22"/>
          <w:szCs w:val="22"/>
        </w:rPr>
      </w:pPr>
      <w:r w:rsidRPr="001C4F42">
        <w:rPr>
          <w:rFonts w:ascii="Arial" w:hAnsi="Arial" w:cs="Arial"/>
          <w:sz w:val="22"/>
          <w:szCs w:val="22"/>
        </w:rPr>
        <w:t xml:space="preserve">We champion smart, simple and cost-effective solutions that build </w:t>
      </w:r>
      <w:del w:id="436" w:author="Stephanie Miller" w:date="2016-11-11T12:44:00Z">
        <w:r w:rsidRPr="001C4F42" w:rsidDel="007359C7">
          <w:rPr>
            <w:rFonts w:ascii="Arial" w:hAnsi="Arial" w:cs="Arial"/>
            <w:sz w:val="22"/>
            <w:szCs w:val="22"/>
          </w:rPr>
          <w:delText xml:space="preserve">our </w:delText>
        </w:r>
      </w:del>
      <w:r w:rsidRPr="001C4F42">
        <w:rPr>
          <w:rFonts w:ascii="Arial" w:hAnsi="Arial" w:cs="Arial"/>
          <w:sz w:val="22"/>
          <w:szCs w:val="22"/>
        </w:rPr>
        <w:t>capabilit</w:t>
      </w:r>
      <w:ins w:id="437" w:author="Stephanie Miller" w:date="2016-11-11T12:44:00Z">
        <w:r w:rsidR="007359C7">
          <w:rPr>
            <w:rFonts w:ascii="Arial" w:hAnsi="Arial" w:cs="Arial"/>
            <w:sz w:val="22"/>
            <w:szCs w:val="22"/>
          </w:rPr>
          <w:t>ies for MDLZ</w:t>
        </w:r>
      </w:ins>
      <w:del w:id="438" w:author="Stephanie Miller" w:date="2016-11-11T12:44:00Z">
        <w:r w:rsidRPr="001C4F42" w:rsidDel="007359C7">
          <w:rPr>
            <w:rFonts w:ascii="Arial" w:hAnsi="Arial" w:cs="Arial"/>
            <w:sz w:val="22"/>
            <w:szCs w:val="22"/>
          </w:rPr>
          <w:delText>y</w:delText>
        </w:r>
      </w:del>
      <w:r w:rsidR="00403AC1">
        <w:rPr>
          <w:rFonts w:ascii="Arial" w:hAnsi="Arial" w:cs="Arial"/>
          <w:sz w:val="22"/>
          <w:szCs w:val="22"/>
        </w:rPr>
        <w:t>.</w:t>
      </w:r>
    </w:p>
    <w:p w14:paraId="46379A87" w14:textId="77777777" w:rsidR="00C01C45" w:rsidRPr="001C4F42" w:rsidRDefault="00C01C45" w:rsidP="00C01C45">
      <w:pPr>
        <w:rPr>
          <w:rFonts w:ascii="Arial" w:hAnsi="Arial" w:cs="Arial"/>
          <w:sz w:val="22"/>
          <w:szCs w:val="22"/>
          <w:u w:val="single"/>
        </w:rPr>
      </w:pPr>
    </w:p>
    <w:p w14:paraId="5E300070"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2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728DA8E5" w14:textId="77777777" w:rsidR="00C01C45" w:rsidRPr="001C4F42" w:rsidRDefault="00B335FF" w:rsidP="00C01C45">
      <w:pPr>
        <w:rPr>
          <w:rFonts w:ascii="Arial" w:hAnsi="Arial" w:cs="Arial"/>
          <w:b/>
          <w:sz w:val="22"/>
          <w:szCs w:val="22"/>
          <w:u w:val="single"/>
        </w:rPr>
      </w:pPr>
      <w:ins w:id="439" w:author="Stephanie Miller" w:date="2016-11-15T14:16:00Z">
        <w:r>
          <w:rPr>
            <w:rFonts w:ascii="Arial" w:hAnsi="Arial" w:cs="Arial"/>
            <w:sz w:val="22"/>
            <w:szCs w:val="22"/>
          </w:rPr>
          <w:t>Empowering Growth is</w:t>
        </w:r>
        <w:r w:rsidRPr="001C4F42">
          <w:rPr>
            <w:rFonts w:ascii="Arial" w:hAnsi="Arial" w:cs="Arial"/>
            <w:sz w:val="22"/>
            <w:szCs w:val="22"/>
          </w:rPr>
          <w:t xml:space="preserve"> </w:t>
        </w:r>
      </w:ins>
      <w:del w:id="440" w:author="Stephanie Miller" w:date="2016-11-15T14:16:00Z">
        <w:r w:rsidR="00E5766D" w:rsidRPr="001C4F42" w:rsidDel="00B335FF">
          <w:rPr>
            <w:rFonts w:ascii="Arial" w:hAnsi="Arial" w:cs="Arial"/>
            <w:sz w:val="22"/>
            <w:szCs w:val="22"/>
          </w:rPr>
          <w:delText xml:space="preserve">ITS means </w:delText>
        </w:r>
      </w:del>
      <w:r w:rsidR="00E5766D" w:rsidRPr="001C4F42">
        <w:rPr>
          <w:rFonts w:ascii="Arial" w:hAnsi="Arial" w:cs="Arial"/>
          <w:sz w:val="22"/>
          <w:szCs w:val="22"/>
        </w:rPr>
        <w:t>being proactive</w:t>
      </w:r>
    </w:p>
    <w:p w14:paraId="3F953BB9" w14:textId="77777777" w:rsidR="00C01C45" w:rsidRPr="001C4F42" w:rsidRDefault="00C01C45" w:rsidP="00C01C45">
      <w:pPr>
        <w:rPr>
          <w:rFonts w:ascii="Arial" w:hAnsi="Arial" w:cs="Arial"/>
          <w:b/>
          <w:sz w:val="22"/>
          <w:szCs w:val="22"/>
          <w:u w:val="single"/>
        </w:rPr>
      </w:pPr>
    </w:p>
    <w:p w14:paraId="5B20FCA6"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2</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1B896158" w14:textId="77777777" w:rsidR="008866F1" w:rsidRDefault="008866F1" w:rsidP="00C01C45">
      <w:pPr>
        <w:rPr>
          <w:ins w:id="441" w:author="Stephanie Miller" w:date="2016-11-15T11:47:00Z"/>
          <w:rFonts w:ascii="Arial" w:hAnsi="Arial" w:cs="Arial"/>
          <w:sz w:val="22"/>
          <w:szCs w:val="22"/>
        </w:rPr>
      </w:pPr>
      <w:ins w:id="442" w:author="Stephanie Miller" w:date="2016-11-15T11:47:00Z">
        <w:r>
          <w:rPr>
            <w:rFonts w:ascii="Arial" w:hAnsi="Arial" w:cs="Arial"/>
            <w:sz w:val="22"/>
            <w:szCs w:val="22"/>
          </w:rPr>
          <w:t>We get involved early and help to set the direction. We also look for the root causes of any system issues to ensure business continuity in all areas.</w:t>
        </w:r>
      </w:ins>
    </w:p>
    <w:p w14:paraId="00683C2C" w14:textId="77777777" w:rsidR="00C01C45" w:rsidRPr="001C4F42" w:rsidDel="008866F1" w:rsidRDefault="00E5766D" w:rsidP="00C01C45">
      <w:pPr>
        <w:rPr>
          <w:del w:id="443" w:author="Stephanie Miller" w:date="2016-11-15T11:47:00Z"/>
          <w:rFonts w:ascii="Arial" w:hAnsi="Arial" w:cs="Arial"/>
          <w:sz w:val="22"/>
          <w:szCs w:val="22"/>
        </w:rPr>
      </w:pPr>
      <w:del w:id="444" w:author="Stephanie Miller" w:date="2016-11-15T11:47:00Z">
        <w:r w:rsidRPr="001C4F42" w:rsidDel="008866F1">
          <w:rPr>
            <w:rFonts w:ascii="Arial" w:hAnsi="Arial" w:cs="Arial"/>
            <w:sz w:val="22"/>
            <w:szCs w:val="22"/>
          </w:rPr>
          <w:delText>We get involved early and help to set the direction</w:delText>
        </w:r>
        <w:r w:rsidR="00403AC1" w:rsidDel="008866F1">
          <w:rPr>
            <w:rFonts w:ascii="Arial" w:hAnsi="Arial" w:cs="Arial"/>
            <w:sz w:val="22"/>
            <w:szCs w:val="22"/>
          </w:rPr>
          <w:delText>.</w:delText>
        </w:r>
      </w:del>
    </w:p>
    <w:p w14:paraId="39D9173C" w14:textId="77777777" w:rsidR="00C01C45" w:rsidRPr="001C4F42" w:rsidRDefault="00C01C45" w:rsidP="00C01C45">
      <w:pPr>
        <w:rPr>
          <w:rFonts w:ascii="Arial" w:hAnsi="Arial" w:cs="Arial"/>
          <w:sz w:val="22"/>
          <w:szCs w:val="22"/>
          <w:u w:val="single"/>
        </w:rPr>
      </w:pPr>
    </w:p>
    <w:p w14:paraId="585D3BED" w14:textId="77777777" w:rsidR="00C01C45" w:rsidRPr="001C4F42" w:rsidRDefault="00C01C45" w:rsidP="00C01C45">
      <w:pPr>
        <w:rPr>
          <w:rFonts w:ascii="Arial" w:hAnsi="Arial" w:cs="Arial"/>
          <w:b/>
          <w:sz w:val="22"/>
          <w:szCs w:val="22"/>
        </w:rPr>
      </w:pPr>
      <w:r w:rsidRPr="001C4F42">
        <w:rPr>
          <w:rFonts w:ascii="Arial" w:hAnsi="Arial" w:cs="Arial"/>
          <w:b/>
          <w:sz w:val="22"/>
          <w:szCs w:val="22"/>
          <w:u w:val="single"/>
        </w:rPr>
        <w:t>HEADING 3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0BD0E73D" w14:textId="77777777" w:rsidR="00C01C45" w:rsidRPr="001C4F42" w:rsidRDefault="00B335FF" w:rsidP="00C01C45">
      <w:pPr>
        <w:rPr>
          <w:rFonts w:ascii="Arial" w:hAnsi="Arial" w:cs="Arial"/>
          <w:b/>
          <w:sz w:val="22"/>
          <w:szCs w:val="22"/>
          <w:u w:val="single"/>
        </w:rPr>
      </w:pPr>
      <w:ins w:id="445" w:author="Stephanie Miller" w:date="2016-11-15T14:16:00Z">
        <w:r>
          <w:rPr>
            <w:rFonts w:ascii="Arial" w:hAnsi="Arial" w:cs="Arial"/>
            <w:sz w:val="22"/>
            <w:szCs w:val="22"/>
          </w:rPr>
          <w:t>Empowering Growth is</w:t>
        </w:r>
        <w:r w:rsidRPr="001C4F42">
          <w:rPr>
            <w:rFonts w:ascii="Arial" w:hAnsi="Arial" w:cs="Arial"/>
            <w:sz w:val="22"/>
            <w:szCs w:val="22"/>
          </w:rPr>
          <w:t xml:space="preserve"> </w:t>
        </w:r>
      </w:ins>
      <w:del w:id="446" w:author="Stephanie Miller" w:date="2016-11-15T14:16:00Z">
        <w:r w:rsidR="00E5766D" w:rsidRPr="001C4F42" w:rsidDel="00B335FF">
          <w:rPr>
            <w:rFonts w:ascii="Arial" w:hAnsi="Arial" w:cs="Arial"/>
            <w:sz w:val="22"/>
            <w:szCs w:val="22"/>
          </w:rPr>
          <w:delText xml:space="preserve">ITS means </w:delText>
        </w:r>
      </w:del>
      <w:r w:rsidR="00E5766D" w:rsidRPr="001C4F42">
        <w:rPr>
          <w:rFonts w:ascii="Arial" w:hAnsi="Arial" w:cs="Arial"/>
          <w:sz w:val="22"/>
          <w:szCs w:val="22"/>
        </w:rPr>
        <w:t>forward thinking</w:t>
      </w:r>
    </w:p>
    <w:p w14:paraId="6843D777" w14:textId="77777777" w:rsidR="00C01C45" w:rsidRPr="001C4F42" w:rsidRDefault="00C01C45" w:rsidP="00C01C45">
      <w:pPr>
        <w:rPr>
          <w:rFonts w:ascii="Arial" w:hAnsi="Arial" w:cs="Arial"/>
          <w:b/>
          <w:sz w:val="22"/>
          <w:szCs w:val="22"/>
          <w:u w:val="single"/>
        </w:rPr>
      </w:pPr>
    </w:p>
    <w:p w14:paraId="0DADD4F0" w14:textId="77777777" w:rsidR="00C01C45" w:rsidRPr="001C4F42" w:rsidRDefault="00C01C45" w:rsidP="00C01C45">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3</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22A4C761" w14:textId="77777777" w:rsidR="00F95C76" w:rsidRPr="00F95C76" w:rsidRDefault="00F95C76" w:rsidP="00E5766D">
      <w:pPr>
        <w:rPr>
          <w:ins w:id="447" w:author="Adam Boothroyd" w:date="2016-11-23T11:28:00Z"/>
          <w:rFonts w:ascii="Arial" w:hAnsi="Arial" w:cs="Arial"/>
          <w:color w:val="FF0000"/>
          <w:sz w:val="22"/>
          <w:szCs w:val="22"/>
          <w:rPrChange w:id="448" w:author="Adam Boothroyd" w:date="2016-11-23T11:28:00Z">
            <w:rPr>
              <w:ins w:id="449" w:author="Adam Boothroyd" w:date="2016-11-23T11:28:00Z"/>
              <w:rFonts w:ascii="Arial" w:hAnsi="Arial" w:cs="Arial"/>
              <w:sz w:val="22"/>
              <w:szCs w:val="22"/>
            </w:rPr>
          </w:rPrChange>
        </w:rPr>
      </w:pPr>
      <w:ins w:id="450" w:author="Adam Boothroyd" w:date="2016-11-23T11:28:00Z">
        <w:r w:rsidRPr="00F95C76">
          <w:rPr>
            <w:rFonts w:ascii="Arial" w:hAnsi="Arial" w:cs="Arial"/>
            <w:sz w:val="22"/>
            <w:szCs w:val="22"/>
          </w:rPr>
          <w:t xml:space="preserve">We think long term and invest in sustainable solutions. </w:t>
        </w:r>
        <w:r w:rsidRPr="00F95C76">
          <w:rPr>
            <w:rFonts w:ascii="Arial" w:hAnsi="Arial" w:cs="Arial"/>
            <w:color w:val="FF0000"/>
            <w:sz w:val="22"/>
            <w:szCs w:val="22"/>
            <w:rPrChange w:id="451" w:author="Adam Boothroyd" w:date="2016-11-23T11:28:00Z">
              <w:rPr>
                <w:rFonts w:ascii="Arial" w:hAnsi="Arial" w:cs="Arial"/>
                <w:sz w:val="22"/>
                <w:szCs w:val="22"/>
              </w:rPr>
            </w:rPrChange>
          </w:rPr>
          <w:t>(Should we mention something about enterprise architecture here?)</w:t>
        </w:r>
      </w:ins>
    </w:p>
    <w:p w14:paraId="7CBAD75D" w14:textId="26819DAB" w:rsidR="00F95C76" w:rsidRDefault="00E5766D" w:rsidP="00E5766D">
      <w:pPr>
        <w:rPr>
          <w:ins w:id="452" w:author="Adam Boothroyd" w:date="2016-11-23T11:28:00Z"/>
          <w:rFonts w:ascii="Arial" w:hAnsi="Arial" w:cs="Arial"/>
          <w:b/>
          <w:sz w:val="22"/>
          <w:szCs w:val="22"/>
          <w:u w:val="single"/>
        </w:rPr>
      </w:pPr>
      <w:del w:id="453" w:author="Adam Boothroyd" w:date="2016-11-23T11:28:00Z">
        <w:r w:rsidRPr="002917E2" w:rsidDel="00F95C76">
          <w:rPr>
            <w:rFonts w:ascii="Arial" w:hAnsi="Arial" w:cs="Arial"/>
            <w:sz w:val="22"/>
            <w:szCs w:val="22"/>
          </w:rPr>
          <w:delText>We think long</w:delText>
        </w:r>
        <w:r w:rsidR="009E2B8F" w:rsidDel="00F95C76">
          <w:rPr>
            <w:rFonts w:ascii="Arial" w:hAnsi="Arial" w:cs="Arial"/>
            <w:sz w:val="22"/>
            <w:szCs w:val="22"/>
          </w:rPr>
          <w:delText xml:space="preserve"> </w:delText>
        </w:r>
        <w:r w:rsidRPr="002917E2" w:rsidDel="00F95C76">
          <w:rPr>
            <w:rFonts w:ascii="Arial" w:hAnsi="Arial" w:cs="Arial"/>
            <w:sz w:val="22"/>
            <w:szCs w:val="22"/>
          </w:rPr>
          <w:delText>term and invest in sustainable solutions</w:delText>
        </w:r>
        <w:r w:rsidR="00403AC1" w:rsidDel="00F95C76">
          <w:rPr>
            <w:rFonts w:ascii="Arial" w:hAnsi="Arial" w:cs="Arial"/>
            <w:sz w:val="22"/>
            <w:szCs w:val="22"/>
          </w:rPr>
          <w:delText>.</w:delText>
        </w:r>
      </w:del>
      <w:ins w:id="454" w:author="Stephanie Miller" w:date="2016-11-11T12:44:00Z">
        <w:del w:id="455" w:author="Adam Boothroyd" w:date="2016-11-23T11:28:00Z">
          <w:r w:rsidR="00EB3DA1" w:rsidDel="00F95C76">
            <w:rPr>
              <w:rFonts w:ascii="Arial" w:hAnsi="Arial" w:cs="Arial"/>
              <w:sz w:val="22"/>
              <w:szCs w:val="22"/>
            </w:rPr>
            <w:delText xml:space="preserve"> </w:delText>
          </w:r>
          <w:r w:rsidR="00EB3DA1" w:rsidRPr="00EB3DA1" w:rsidDel="00F95C76">
            <w:rPr>
              <w:rFonts w:ascii="Arial" w:hAnsi="Arial" w:cs="Arial"/>
              <w:color w:val="FF0000"/>
              <w:sz w:val="22"/>
              <w:szCs w:val="22"/>
              <w:rPrChange w:id="456" w:author="Stephanie Miller" w:date="2016-11-11T12:44:00Z">
                <w:rPr>
                  <w:rFonts w:ascii="Arial" w:hAnsi="Arial" w:cs="Arial"/>
                  <w:sz w:val="22"/>
                  <w:szCs w:val="22"/>
                </w:rPr>
              </w:rPrChange>
            </w:rPr>
            <w:delText>(Should we mention something about enterprise architecture here?</w:delText>
          </w:r>
        </w:del>
      </w:ins>
    </w:p>
    <w:p w14:paraId="60CEB375" w14:textId="26E5030C" w:rsidR="00E5766D" w:rsidRPr="002917E2" w:rsidDel="00F95C76" w:rsidRDefault="00EB3DA1" w:rsidP="00E5766D">
      <w:pPr>
        <w:pStyle w:val="BrightwaveBullet"/>
        <w:numPr>
          <w:ilvl w:val="0"/>
          <w:numId w:val="0"/>
        </w:numPr>
        <w:ind w:left="357" w:hanging="357"/>
        <w:rPr>
          <w:del w:id="457" w:author="Adam Boothroyd" w:date="2016-11-23T11:28:00Z"/>
          <w:rFonts w:ascii="Arial" w:hAnsi="Arial" w:cs="Arial"/>
          <w:color w:val="auto"/>
          <w:sz w:val="22"/>
          <w:szCs w:val="22"/>
        </w:rPr>
      </w:pPr>
      <w:ins w:id="458" w:author="Stephanie Miller" w:date="2016-11-11T12:44:00Z">
        <w:del w:id="459" w:author="Adam Boothroyd" w:date="2016-11-23T11:28:00Z">
          <w:r w:rsidRPr="00EB3DA1" w:rsidDel="00F95C76">
            <w:rPr>
              <w:rFonts w:ascii="Arial" w:hAnsi="Arial" w:cs="Arial"/>
              <w:color w:val="FF0000"/>
              <w:sz w:val="22"/>
              <w:szCs w:val="22"/>
              <w:rPrChange w:id="460" w:author="Stephanie Miller" w:date="2016-11-11T12:44:00Z">
                <w:rPr>
                  <w:rFonts w:ascii="Arial" w:hAnsi="Arial" w:cs="Arial"/>
                  <w:sz w:val="22"/>
                  <w:szCs w:val="22"/>
                </w:rPr>
              </w:rPrChange>
            </w:rPr>
            <w:delText>)</w:delText>
          </w:r>
        </w:del>
      </w:ins>
    </w:p>
    <w:p w14:paraId="74C77926" w14:textId="77777777" w:rsidR="00E5766D" w:rsidRPr="001C4F42" w:rsidDel="00F95C76" w:rsidRDefault="00E5766D" w:rsidP="00E5766D">
      <w:pPr>
        <w:pStyle w:val="BrightwaveBullet"/>
        <w:numPr>
          <w:ilvl w:val="0"/>
          <w:numId w:val="0"/>
        </w:numPr>
        <w:rPr>
          <w:del w:id="461" w:author="Adam Boothroyd" w:date="2016-11-23T11:28:00Z"/>
          <w:rFonts w:ascii="Arial" w:hAnsi="Arial" w:cs="Arial"/>
          <w:sz w:val="22"/>
          <w:szCs w:val="22"/>
        </w:rPr>
      </w:pPr>
    </w:p>
    <w:p w14:paraId="237FAB5B" w14:textId="77777777" w:rsidR="00E5766D" w:rsidRPr="001C4F42" w:rsidRDefault="00E5766D" w:rsidP="00E5766D">
      <w:pPr>
        <w:rPr>
          <w:rFonts w:ascii="Arial" w:hAnsi="Arial" w:cs="Arial"/>
          <w:b/>
          <w:sz w:val="22"/>
          <w:szCs w:val="22"/>
        </w:rPr>
      </w:pPr>
      <w:r w:rsidRPr="001C4F42">
        <w:rPr>
          <w:rFonts w:ascii="Arial" w:hAnsi="Arial" w:cs="Arial"/>
          <w:b/>
          <w:sz w:val="22"/>
          <w:szCs w:val="22"/>
          <w:u w:val="single"/>
        </w:rPr>
        <w:t>HEADING 4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73DD81F8" w14:textId="77777777" w:rsidR="00E5766D" w:rsidRPr="001C4F42" w:rsidRDefault="00B335FF" w:rsidP="00E5766D">
      <w:pPr>
        <w:rPr>
          <w:rFonts w:ascii="Arial" w:hAnsi="Arial" w:cs="Arial"/>
          <w:b/>
          <w:sz w:val="22"/>
          <w:szCs w:val="22"/>
          <w:u w:val="single"/>
        </w:rPr>
      </w:pPr>
      <w:ins w:id="462" w:author="Stephanie Miller" w:date="2016-11-15T14:16:00Z">
        <w:r>
          <w:rPr>
            <w:rFonts w:ascii="Arial" w:hAnsi="Arial" w:cs="Arial"/>
            <w:sz w:val="22"/>
            <w:szCs w:val="22"/>
          </w:rPr>
          <w:t>Empowering Growth is</w:t>
        </w:r>
        <w:r w:rsidRPr="001C4F42">
          <w:rPr>
            <w:rFonts w:ascii="Arial" w:hAnsi="Arial" w:cs="Arial"/>
            <w:sz w:val="22"/>
            <w:szCs w:val="22"/>
          </w:rPr>
          <w:t xml:space="preserve"> </w:t>
        </w:r>
      </w:ins>
      <w:del w:id="463" w:author="Stephanie Miller" w:date="2016-11-15T14:16:00Z">
        <w:r w:rsidR="00E5766D" w:rsidRPr="001C4F42" w:rsidDel="00B335FF">
          <w:rPr>
            <w:rFonts w:ascii="Arial" w:hAnsi="Arial" w:cs="Arial"/>
            <w:sz w:val="22"/>
            <w:szCs w:val="22"/>
          </w:rPr>
          <w:delText xml:space="preserve">ITS means </w:delText>
        </w:r>
      </w:del>
      <w:r w:rsidR="00E5766D" w:rsidRPr="001C4F42">
        <w:rPr>
          <w:rFonts w:ascii="Arial" w:hAnsi="Arial" w:cs="Arial"/>
          <w:sz w:val="22"/>
          <w:szCs w:val="22"/>
        </w:rPr>
        <w:t>agil</w:t>
      </w:r>
      <w:ins w:id="464" w:author="Stephanie Miller" w:date="2016-11-15T14:16:00Z">
        <w:r>
          <w:rPr>
            <w:rFonts w:ascii="Arial" w:hAnsi="Arial" w:cs="Arial"/>
            <w:sz w:val="22"/>
            <w:szCs w:val="22"/>
          </w:rPr>
          <w:t>e</w:t>
        </w:r>
      </w:ins>
      <w:del w:id="465" w:author="Stephanie Miller" w:date="2016-11-15T14:16:00Z">
        <w:r w:rsidR="00E5766D" w:rsidRPr="001C4F42" w:rsidDel="00B335FF">
          <w:rPr>
            <w:rFonts w:ascii="Arial" w:hAnsi="Arial" w:cs="Arial"/>
            <w:sz w:val="22"/>
            <w:szCs w:val="22"/>
          </w:rPr>
          <w:delText>ity</w:delText>
        </w:r>
      </w:del>
    </w:p>
    <w:p w14:paraId="13D004FA" w14:textId="77777777" w:rsidR="00E5766D" w:rsidRPr="001C4F42" w:rsidRDefault="00E5766D" w:rsidP="00E5766D">
      <w:pPr>
        <w:rPr>
          <w:rFonts w:ascii="Arial" w:hAnsi="Arial" w:cs="Arial"/>
          <w:b/>
          <w:sz w:val="22"/>
          <w:szCs w:val="22"/>
          <w:u w:val="single"/>
        </w:rPr>
      </w:pPr>
    </w:p>
    <w:p w14:paraId="2E5BA44B" w14:textId="77777777" w:rsidR="00E5766D" w:rsidRPr="001C4F42" w:rsidRDefault="00E5766D" w:rsidP="00E5766D">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4</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CBA90F0" w14:textId="77777777" w:rsidR="00E5766D" w:rsidRPr="001C4F42" w:rsidRDefault="00E5766D" w:rsidP="00E5766D">
      <w:pPr>
        <w:rPr>
          <w:rFonts w:ascii="Arial" w:hAnsi="Arial" w:cs="Arial"/>
          <w:sz w:val="22"/>
          <w:szCs w:val="22"/>
        </w:rPr>
      </w:pPr>
      <w:r w:rsidRPr="001C4F42">
        <w:rPr>
          <w:rFonts w:ascii="Arial" w:hAnsi="Arial" w:cs="Arial"/>
          <w:sz w:val="22"/>
          <w:szCs w:val="22"/>
        </w:rPr>
        <w:t>We are quick to respond to changing needs and priorities</w:t>
      </w:r>
      <w:ins w:id="466" w:author="Stephanie Miller" w:date="2016-11-11T12:45:00Z">
        <w:r w:rsidR="00EB3DA1">
          <w:rPr>
            <w:rFonts w:ascii="Arial" w:hAnsi="Arial" w:cs="Arial"/>
            <w:sz w:val="22"/>
            <w:szCs w:val="22"/>
          </w:rPr>
          <w:t xml:space="preserve"> across all functions.</w:t>
        </w:r>
      </w:ins>
      <w:del w:id="467" w:author="Stephanie Miller" w:date="2016-11-11T12:45:00Z">
        <w:r w:rsidR="00403AC1" w:rsidDel="00EB3DA1">
          <w:rPr>
            <w:rFonts w:ascii="Arial" w:hAnsi="Arial" w:cs="Arial"/>
            <w:sz w:val="22"/>
            <w:szCs w:val="22"/>
          </w:rPr>
          <w:delText>.</w:delText>
        </w:r>
      </w:del>
    </w:p>
    <w:p w14:paraId="6C5709CC" w14:textId="77777777" w:rsidR="00E5766D" w:rsidRPr="001C4F42" w:rsidRDefault="00E5766D" w:rsidP="00E5766D">
      <w:pPr>
        <w:rPr>
          <w:rFonts w:ascii="Arial" w:hAnsi="Arial" w:cs="Arial"/>
          <w:sz w:val="22"/>
          <w:szCs w:val="22"/>
          <w:u w:val="single"/>
        </w:rPr>
      </w:pPr>
    </w:p>
    <w:p w14:paraId="621FC34E" w14:textId="77777777" w:rsidR="00E5766D" w:rsidRPr="001C4F42" w:rsidRDefault="00E5766D" w:rsidP="00E5766D">
      <w:pPr>
        <w:rPr>
          <w:rFonts w:ascii="Arial" w:hAnsi="Arial" w:cs="Arial"/>
          <w:b/>
          <w:sz w:val="22"/>
          <w:szCs w:val="22"/>
        </w:rPr>
      </w:pPr>
      <w:commentRangeStart w:id="468"/>
      <w:r w:rsidRPr="001C4F42">
        <w:rPr>
          <w:rFonts w:ascii="Arial" w:hAnsi="Arial" w:cs="Arial"/>
          <w:b/>
          <w:sz w:val="22"/>
          <w:szCs w:val="22"/>
          <w:u w:val="single"/>
        </w:rPr>
        <w:t>HEADING 5 TEXT</w:t>
      </w:r>
      <w:r w:rsidRPr="001C4F42">
        <w:rPr>
          <w:rFonts w:ascii="Arial" w:hAnsi="Arial" w:cs="Arial"/>
          <w:b/>
          <w:sz w:val="22"/>
          <w:szCs w:val="22"/>
        </w:rPr>
        <w:t xml:space="preserve"> </w:t>
      </w:r>
      <w:r w:rsidRPr="001C4F42">
        <w:rPr>
          <w:rFonts w:ascii="Arial" w:hAnsi="Arial" w:cs="Arial"/>
          <w:b/>
          <w:color w:val="808080"/>
          <w:sz w:val="22"/>
          <w:szCs w:val="22"/>
        </w:rPr>
        <w:t>(5 words max)</w:t>
      </w:r>
    </w:p>
    <w:p w14:paraId="77946C43" w14:textId="77777777" w:rsidR="00E5766D" w:rsidRPr="001C4F42" w:rsidRDefault="00B335FF" w:rsidP="00E5766D">
      <w:pPr>
        <w:rPr>
          <w:rFonts w:ascii="Arial" w:hAnsi="Arial" w:cs="Arial"/>
          <w:b/>
          <w:sz w:val="22"/>
          <w:szCs w:val="22"/>
          <w:u w:val="single"/>
        </w:rPr>
      </w:pPr>
      <w:ins w:id="469" w:author="Stephanie Miller" w:date="2016-11-15T14:16:00Z">
        <w:r>
          <w:rPr>
            <w:rFonts w:ascii="Arial" w:hAnsi="Arial" w:cs="Arial"/>
            <w:sz w:val="22"/>
            <w:szCs w:val="22"/>
          </w:rPr>
          <w:t>Empowering Growth is</w:t>
        </w:r>
      </w:ins>
      <w:del w:id="470" w:author="Stephanie Miller" w:date="2016-11-15T14:16:00Z">
        <w:r w:rsidR="00E5766D" w:rsidRPr="001C4F42" w:rsidDel="00B335FF">
          <w:rPr>
            <w:rFonts w:ascii="Arial" w:hAnsi="Arial" w:cs="Arial"/>
            <w:sz w:val="22"/>
            <w:szCs w:val="22"/>
          </w:rPr>
          <w:delText>ITS means</w:delText>
        </w:r>
      </w:del>
      <w:r w:rsidR="00E5766D" w:rsidRPr="001C4F42">
        <w:rPr>
          <w:rFonts w:ascii="Arial" w:hAnsi="Arial" w:cs="Arial"/>
          <w:sz w:val="22"/>
          <w:szCs w:val="22"/>
        </w:rPr>
        <w:t xml:space="preserve"> </w:t>
      </w:r>
      <w:del w:id="471" w:author="Ben  Pester" w:date="2016-11-11T09:14:00Z">
        <w:r w:rsidR="00E5766D" w:rsidRPr="001C4F42" w:rsidDel="00D114FA">
          <w:rPr>
            <w:rFonts w:ascii="Arial" w:hAnsi="Arial" w:cs="Arial"/>
            <w:sz w:val="22"/>
            <w:szCs w:val="22"/>
          </w:rPr>
          <w:delText>forward thinking</w:delText>
        </w:r>
        <w:commentRangeEnd w:id="468"/>
        <w:r w:rsidR="009906B4" w:rsidDel="00D114FA">
          <w:rPr>
            <w:rStyle w:val="CommentReference"/>
          </w:rPr>
          <w:commentReference w:id="468"/>
        </w:r>
      </w:del>
      <w:ins w:id="472" w:author="Ben  Pester" w:date="2016-11-11T09:14:00Z">
        <w:r w:rsidR="00D114FA">
          <w:rPr>
            <w:rFonts w:ascii="Arial" w:hAnsi="Arial" w:cs="Arial"/>
            <w:sz w:val="22"/>
            <w:szCs w:val="22"/>
          </w:rPr>
          <w:t xml:space="preserve">global reach </w:t>
        </w:r>
      </w:ins>
    </w:p>
    <w:p w14:paraId="140A39E2" w14:textId="77777777" w:rsidR="00E5766D" w:rsidRPr="001C4F42" w:rsidRDefault="00E5766D" w:rsidP="00E5766D">
      <w:pPr>
        <w:rPr>
          <w:rFonts w:ascii="Arial" w:hAnsi="Arial" w:cs="Arial"/>
          <w:b/>
          <w:sz w:val="22"/>
          <w:szCs w:val="22"/>
          <w:u w:val="single"/>
        </w:rPr>
      </w:pPr>
    </w:p>
    <w:p w14:paraId="5F0388B1" w14:textId="77777777" w:rsidR="005D6190" w:rsidRDefault="00E5766D" w:rsidP="005D6190">
      <w:pPr>
        <w:rPr>
          <w:rFonts w:ascii="Arial" w:hAnsi="Arial" w:cs="Arial"/>
          <w:b/>
          <w:color w:val="808080"/>
          <w:sz w:val="22"/>
          <w:szCs w:val="22"/>
        </w:rPr>
      </w:pPr>
      <w:r w:rsidRPr="001C4F42">
        <w:rPr>
          <w:rFonts w:ascii="Arial" w:hAnsi="Arial" w:cs="Arial"/>
          <w:b/>
          <w:sz w:val="22"/>
          <w:szCs w:val="22"/>
          <w:u w:val="single"/>
        </w:rPr>
        <w:t>TEXT FOR HEADING</w:t>
      </w:r>
      <w:r w:rsidRPr="001C4F42">
        <w:rPr>
          <w:rFonts w:ascii="Arial" w:hAnsi="Arial" w:cs="Arial"/>
          <w:sz w:val="22"/>
          <w:szCs w:val="22"/>
          <w:u w:val="single"/>
        </w:rPr>
        <w:t xml:space="preserve"> </w:t>
      </w:r>
      <w:r w:rsidRPr="001C4F42">
        <w:rPr>
          <w:rFonts w:ascii="Arial" w:hAnsi="Arial" w:cs="Arial"/>
          <w:b/>
          <w:sz w:val="22"/>
          <w:szCs w:val="22"/>
          <w:u w:val="single"/>
        </w:rPr>
        <w:t>5</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28AE82E" w14:textId="2E541F81" w:rsidR="005D6190" w:rsidRPr="00EE137C" w:rsidRDefault="005D6190" w:rsidP="00EE137C">
      <w:pPr>
        <w:pStyle w:val="BrightwaveBullet"/>
        <w:numPr>
          <w:ilvl w:val="0"/>
          <w:numId w:val="0"/>
        </w:numPr>
        <w:rPr>
          <w:rFonts w:ascii="Arial" w:hAnsi="Arial" w:cs="Arial"/>
          <w:color w:val="auto"/>
          <w:sz w:val="22"/>
          <w:szCs w:val="22"/>
        </w:rPr>
      </w:pPr>
      <w:r w:rsidRPr="002917E2">
        <w:rPr>
          <w:rFonts w:ascii="Arial" w:hAnsi="Arial" w:cs="Arial"/>
          <w:color w:val="auto"/>
          <w:sz w:val="22"/>
          <w:szCs w:val="22"/>
        </w:rPr>
        <w:t>We provide a consistent service to everyone, everywhere</w:t>
      </w:r>
      <w:r>
        <w:rPr>
          <w:rFonts w:ascii="Arial" w:hAnsi="Arial" w:cs="Arial"/>
          <w:color w:val="auto"/>
          <w:sz w:val="22"/>
          <w:szCs w:val="22"/>
        </w:rPr>
        <w:t>.</w:t>
      </w:r>
    </w:p>
    <w:p w14:paraId="25F9D300" w14:textId="77777777" w:rsidR="005D6190" w:rsidRDefault="005D6190" w:rsidP="005D6190">
      <w:pPr>
        <w:rPr>
          <w:rFonts w:ascii="Arial" w:hAnsi="Arial" w:cs="Arial"/>
          <w:b/>
          <w:color w:val="808080"/>
          <w:sz w:val="22"/>
          <w:szCs w:val="22"/>
        </w:rPr>
      </w:pPr>
    </w:p>
    <w:p w14:paraId="64644639" w14:textId="259FE7C3" w:rsidR="00D10056" w:rsidRPr="005D6190" w:rsidRDefault="00D10056" w:rsidP="005D6190">
      <w:pPr>
        <w:rPr>
          <w:rFonts w:ascii="Arial" w:hAnsi="Arial" w:cs="Arial"/>
          <w:sz w:val="22"/>
          <w:szCs w:val="22"/>
          <w:u w:val="single"/>
        </w:rPr>
      </w:pPr>
      <w:r w:rsidRPr="005D6190">
        <w:rPr>
          <w:rFonts w:ascii="Arial" w:hAnsi="Arial" w:cs="Arial"/>
          <w:sz w:val="22"/>
          <w:szCs w:val="22"/>
          <w:u w:val="single"/>
        </w:rPr>
        <w:t>FINAL PROMPT</w:t>
      </w:r>
    </w:p>
    <w:p w14:paraId="75E6DB3C"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34758788" w14:textId="77777777" w:rsidR="00C01C45" w:rsidRPr="003C226E" w:rsidRDefault="00C01C45" w:rsidP="00C01C45">
      <w:pPr>
        <w:pStyle w:val="Heading1"/>
        <w:rPr>
          <w:rFonts w:ascii="Arial" w:hAnsi="Arial" w:cs="Arial"/>
        </w:rPr>
      </w:pPr>
      <w:bookmarkStart w:id="473" w:name="_Toc466647015"/>
      <w:r w:rsidRPr="003C226E">
        <w:rPr>
          <w:rFonts w:ascii="Arial" w:hAnsi="Arial" w:cs="Arial"/>
        </w:rPr>
        <w:lastRenderedPageBreak/>
        <w:t>Topic</w:t>
      </w:r>
      <w:r w:rsidR="009A6111">
        <w:rPr>
          <w:rFonts w:ascii="Arial" w:hAnsi="Arial" w:cs="Arial"/>
        </w:rPr>
        <w:t xml:space="preserve"> 2</w:t>
      </w:r>
      <w:r w:rsidRPr="003C226E">
        <w:rPr>
          <w:rFonts w:ascii="Arial" w:hAnsi="Arial" w:cs="Arial"/>
        </w:rPr>
        <w:t xml:space="preserve">: </w:t>
      </w:r>
      <w:commentRangeStart w:id="474"/>
      <w:del w:id="475" w:author="Ben  Pester" w:date="2016-11-11T09:50:00Z">
        <w:r w:rsidR="00E33BC9" w:rsidRPr="003C226E" w:rsidDel="00C5792F">
          <w:rPr>
            <w:rFonts w:ascii="Arial" w:hAnsi="Arial" w:cs="Arial"/>
          </w:rPr>
          <w:delText>Our m</w:delText>
        </w:r>
        <w:r w:rsidRPr="003C226E" w:rsidDel="00C5792F">
          <w:rPr>
            <w:rFonts w:ascii="Arial" w:hAnsi="Arial" w:cs="Arial"/>
          </w:rPr>
          <w:delText>ission</w:delText>
        </w:r>
        <w:commentRangeEnd w:id="474"/>
        <w:r w:rsidR="00081274" w:rsidDel="00C5792F">
          <w:rPr>
            <w:rStyle w:val="CommentReference"/>
            <w:b w:val="0"/>
            <w:bCs w:val="0"/>
            <w:color w:val="auto"/>
            <w:kern w:val="0"/>
          </w:rPr>
          <w:commentReference w:id="474"/>
        </w:r>
      </w:del>
      <w:ins w:id="476" w:author="Ben  Pester" w:date="2016-11-11T09:50:00Z">
        <w:r w:rsidR="00C5792F">
          <w:rPr>
            <w:rFonts w:ascii="Arial" w:hAnsi="Arial" w:cs="Arial"/>
          </w:rPr>
          <w:t>Empowering growth</w:t>
        </w:r>
        <w:bookmarkEnd w:id="473"/>
        <w:r w:rsidR="00C5792F">
          <w:rPr>
            <w:rFonts w:ascii="Arial" w:hAnsi="Arial" w:cs="Arial"/>
          </w:rPr>
          <w:t xml:space="preserve"> </w:t>
        </w:r>
      </w:ins>
    </w:p>
    <w:p w14:paraId="1BDD3444" w14:textId="77777777" w:rsidR="00C01C45" w:rsidRPr="003C226E" w:rsidRDefault="00C01C45" w:rsidP="00C01C45">
      <w:pPr>
        <w:rPr>
          <w:rFonts w:ascii="Arial" w:hAnsi="Arial" w:cs="Arial"/>
        </w:rPr>
      </w:pPr>
    </w:p>
    <w:p w14:paraId="102ACF9A" w14:textId="77777777" w:rsidR="009101B5" w:rsidRPr="003C226E" w:rsidRDefault="009101B5" w:rsidP="009101B5">
      <w:pPr>
        <w:rPr>
          <w:rFonts w:ascii="Arial" w:hAnsi="Arial" w:cs="Arial"/>
        </w:rPr>
      </w:pPr>
    </w:p>
    <w:p w14:paraId="556AF194" w14:textId="77777777" w:rsidR="009101B5" w:rsidRPr="003C226E" w:rsidRDefault="009101B5" w:rsidP="009101B5">
      <w:pPr>
        <w:pStyle w:val="Heading2"/>
        <w:rPr>
          <w:rFonts w:ascii="Arial" w:hAnsi="Arial" w:cs="Arial"/>
          <w:color w:val="FFFFFF"/>
        </w:rPr>
      </w:pPr>
      <w:bookmarkStart w:id="477" w:name="_Toc466647016"/>
      <w:r w:rsidRPr="003C226E">
        <w:rPr>
          <w:rFonts w:ascii="Arial" w:hAnsi="Arial" w:cs="Arial"/>
        </w:rPr>
        <w:lastRenderedPageBreak/>
        <w:t xml:space="preserve">SCREEN </w:t>
      </w:r>
      <w:r w:rsidRPr="003C226E">
        <w:rPr>
          <w:rFonts w:ascii="Arial" w:hAnsi="Arial" w:cs="Arial"/>
          <w:color w:val="FFFFFF"/>
        </w:rPr>
        <w:t>02_100</w:t>
      </w:r>
      <w:bookmarkEnd w:id="477"/>
    </w:p>
    <w:p w14:paraId="02C2A22C"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7FD41892"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06BF87CA" w14:textId="77777777" w:rsidR="009101B5" w:rsidRPr="001C4F42" w:rsidRDefault="009101B5" w:rsidP="009101B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7CC90667" w14:textId="77777777" w:rsidR="009101B5" w:rsidRPr="001C4F42" w:rsidRDefault="009101B5" w:rsidP="009101B5">
      <w:pPr>
        <w:rPr>
          <w:rFonts w:ascii="Arial" w:hAnsi="Arial" w:cs="Arial"/>
          <w:sz w:val="22"/>
          <w:szCs w:val="22"/>
        </w:rPr>
      </w:pPr>
    </w:p>
    <w:p w14:paraId="47079C32" w14:textId="77777777" w:rsidR="009101B5" w:rsidRPr="001C4F42" w:rsidRDefault="00AF4349" w:rsidP="009101B5">
      <w:pPr>
        <w:rPr>
          <w:rFonts w:ascii="Arial" w:hAnsi="Arial" w:cs="Arial"/>
          <w:sz w:val="22"/>
          <w:szCs w:val="22"/>
        </w:rPr>
      </w:pPr>
      <w:r w:rsidRPr="001C4F42">
        <w:rPr>
          <w:rFonts w:ascii="Arial" w:hAnsi="Arial" w:cs="Arial"/>
          <w:sz w:val="22"/>
          <w:szCs w:val="22"/>
        </w:rPr>
        <w:t xml:space="preserve">Breaking down the </w:t>
      </w:r>
      <w:r w:rsidR="00210633" w:rsidRPr="001C4F42">
        <w:rPr>
          <w:rFonts w:ascii="Arial" w:hAnsi="Arial" w:cs="Arial"/>
          <w:sz w:val="22"/>
          <w:szCs w:val="22"/>
        </w:rPr>
        <w:t xml:space="preserve">reasons for the </w:t>
      </w:r>
      <w:ins w:id="478" w:author="Gassmere, Dawn E" w:date="2016-11-07T07:55:00Z">
        <w:r w:rsidR="005D5EA2">
          <w:rPr>
            <w:rFonts w:ascii="Arial" w:hAnsi="Arial" w:cs="Arial"/>
            <w:sz w:val="22"/>
            <w:szCs w:val="22"/>
          </w:rPr>
          <w:t xml:space="preserve">ITS </w:t>
        </w:r>
      </w:ins>
      <w:r w:rsidR="00210633" w:rsidRPr="001C4F42">
        <w:rPr>
          <w:rFonts w:ascii="Arial" w:hAnsi="Arial" w:cs="Arial"/>
          <w:sz w:val="22"/>
          <w:szCs w:val="22"/>
        </w:rPr>
        <w:t xml:space="preserve">work </w:t>
      </w:r>
      <w:del w:id="479" w:author="Gassmere, Dawn E" w:date="2016-11-07T07:55:00Z">
        <w:r w:rsidR="00210633" w:rsidRPr="001C4F42" w:rsidDel="005D5EA2">
          <w:rPr>
            <w:rFonts w:ascii="Arial" w:hAnsi="Arial" w:cs="Arial"/>
            <w:sz w:val="22"/>
            <w:szCs w:val="22"/>
          </w:rPr>
          <w:delText>of ITS</w:delText>
        </w:r>
      </w:del>
      <w:r w:rsidR="00210633" w:rsidRPr="001C4F42">
        <w:rPr>
          <w:rFonts w:ascii="Arial" w:hAnsi="Arial" w:cs="Arial"/>
          <w:sz w:val="22"/>
          <w:szCs w:val="22"/>
        </w:rPr>
        <w:t xml:space="preserve">, this screen will use the three strategic pillars to look at the mission that drives this function. </w:t>
      </w:r>
      <w:ins w:id="480" w:author="Woolley, Lorraine" w:date="2016-11-09T12:38:00Z">
        <w:r w:rsidR="00055B1A">
          <w:rPr>
            <w:rFonts w:ascii="Arial" w:hAnsi="Arial" w:cs="Arial"/>
            <w:sz w:val="22"/>
            <w:szCs w:val="22"/>
          </w:rPr>
          <w:t xml:space="preserve">This screen will use </w:t>
        </w:r>
      </w:ins>
      <w:ins w:id="481" w:author="Woolley, Lorraine" w:date="2016-11-09T12:49:00Z">
        <w:r w:rsidR="006A3636">
          <w:rPr>
            <w:rFonts w:ascii="Arial" w:hAnsi="Arial" w:cs="Arial"/>
            <w:sz w:val="22"/>
            <w:szCs w:val="22"/>
          </w:rPr>
          <w:t xml:space="preserve">the </w:t>
        </w:r>
      </w:ins>
      <w:ins w:id="482" w:author="Woolley, Lorraine" w:date="2016-11-09T12:38:00Z">
        <w:r w:rsidR="00055B1A">
          <w:rPr>
            <w:rFonts w:ascii="Arial" w:hAnsi="Arial" w:cs="Arial"/>
            <w:sz w:val="22"/>
            <w:szCs w:val="22"/>
          </w:rPr>
          <w:t xml:space="preserve">three strategic pillars to </w:t>
        </w:r>
      </w:ins>
      <w:ins w:id="483" w:author="Woolley, Lorraine" w:date="2016-11-09T12:50:00Z">
        <w:r w:rsidR="006A3636">
          <w:rPr>
            <w:rFonts w:ascii="Arial" w:hAnsi="Arial" w:cs="Arial"/>
            <w:sz w:val="22"/>
            <w:szCs w:val="22"/>
          </w:rPr>
          <w:t>further understand the mission that drives this function.</w:t>
        </w:r>
      </w:ins>
      <w:ins w:id="484" w:author="Woolley, Lorraine" w:date="2016-11-09T12:38:00Z">
        <w:r w:rsidR="00055B1A">
          <w:rPr>
            <w:rFonts w:ascii="Arial" w:hAnsi="Arial" w:cs="Arial"/>
            <w:sz w:val="22"/>
            <w:szCs w:val="22"/>
          </w:rPr>
          <w:t xml:space="preserve"> </w:t>
        </w:r>
      </w:ins>
    </w:p>
    <w:p w14:paraId="0A0010E5" w14:textId="77777777" w:rsidR="009101B5" w:rsidRPr="001C4F42" w:rsidRDefault="009101B5" w:rsidP="009101B5">
      <w:pPr>
        <w:rPr>
          <w:rFonts w:ascii="Arial" w:hAnsi="Arial" w:cs="Arial"/>
          <w:b/>
          <w:sz w:val="22"/>
          <w:szCs w:val="22"/>
          <w:u w:val="single"/>
        </w:rPr>
      </w:pPr>
    </w:p>
    <w:p w14:paraId="3F94D5CB"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MAIN IMAGE</w:t>
      </w:r>
    </w:p>
    <w:p w14:paraId="4BDA93DA" w14:textId="77777777" w:rsidR="009101B5" w:rsidRPr="001C4F42" w:rsidRDefault="00210633" w:rsidP="009101B5">
      <w:pPr>
        <w:rPr>
          <w:rFonts w:ascii="Arial" w:hAnsi="Arial" w:cs="Arial"/>
          <w:sz w:val="22"/>
          <w:szCs w:val="22"/>
        </w:rPr>
      </w:pPr>
      <w:r w:rsidRPr="001C4F42">
        <w:rPr>
          <w:rFonts w:ascii="Arial" w:hAnsi="Arial" w:cs="Arial"/>
          <w:sz w:val="22"/>
          <w:szCs w:val="22"/>
        </w:rPr>
        <w:t xml:space="preserve">A simplified diagram representing the three strategic pillars connected by ITS. </w:t>
      </w:r>
      <w:r w:rsidR="006939A6" w:rsidRPr="001C4F42">
        <w:rPr>
          <w:rFonts w:ascii="Arial" w:hAnsi="Arial" w:cs="Arial"/>
          <w:sz w:val="22"/>
          <w:szCs w:val="22"/>
        </w:rPr>
        <w:t xml:space="preserve">The Pillars shown are: Accelerate Growth, Future-proof the Foundation, Strengthen the Core. </w:t>
      </w:r>
      <w:del w:id="485" w:author="Ben  Pester" w:date="2016-11-11T09:51:00Z">
        <w:r w:rsidR="006939A6" w:rsidRPr="001C4F42" w:rsidDel="00C5792F">
          <w:rPr>
            <w:rFonts w:ascii="Arial" w:hAnsi="Arial" w:cs="Arial"/>
            <w:sz w:val="22"/>
            <w:szCs w:val="22"/>
          </w:rPr>
          <w:delText>There is no text on the rest of the diagram.</w:delText>
        </w:r>
      </w:del>
      <w:ins w:id="486" w:author="Ben  Pester" w:date="2016-11-11T09:51:00Z">
        <w:r w:rsidR="00C5792F">
          <w:rPr>
            <w:rFonts w:ascii="Arial" w:hAnsi="Arial" w:cs="Arial"/>
            <w:sz w:val="22"/>
            <w:szCs w:val="22"/>
          </w:rPr>
          <w:t xml:space="preserve">At the </w:t>
        </w:r>
        <w:proofErr w:type="spellStart"/>
        <w:r w:rsidR="00C5792F">
          <w:rPr>
            <w:rFonts w:ascii="Arial" w:hAnsi="Arial" w:cs="Arial"/>
            <w:sz w:val="22"/>
            <w:szCs w:val="22"/>
          </w:rPr>
          <w:t>centre</w:t>
        </w:r>
        <w:proofErr w:type="spellEnd"/>
        <w:r w:rsidR="00C5792F">
          <w:rPr>
            <w:rFonts w:ascii="Arial" w:hAnsi="Arial" w:cs="Arial"/>
            <w:sz w:val="22"/>
            <w:szCs w:val="22"/>
          </w:rPr>
          <w:t xml:space="preserve"> is ITS Empowering Growth</w:t>
        </w:r>
      </w:ins>
      <w:r w:rsidR="006939A6" w:rsidRPr="001C4F42">
        <w:rPr>
          <w:rFonts w:ascii="Arial" w:hAnsi="Arial" w:cs="Arial"/>
          <w:sz w:val="22"/>
          <w:szCs w:val="22"/>
        </w:rPr>
        <w:t xml:space="preserve"> </w:t>
      </w:r>
    </w:p>
    <w:p w14:paraId="1B66FA80" w14:textId="77777777" w:rsidR="00210633" w:rsidRPr="001C4F42" w:rsidRDefault="00210633" w:rsidP="009101B5">
      <w:pPr>
        <w:rPr>
          <w:rFonts w:ascii="Arial" w:hAnsi="Arial" w:cs="Arial"/>
          <w:sz w:val="22"/>
          <w:szCs w:val="22"/>
        </w:rPr>
      </w:pPr>
    </w:p>
    <w:p w14:paraId="58A4ADFB" w14:textId="47C1412E" w:rsidR="00210633" w:rsidRPr="001C4F42" w:rsidRDefault="00E8599A" w:rsidP="009101B5">
      <w:pPr>
        <w:rPr>
          <w:rFonts w:ascii="Arial" w:hAnsi="Arial" w:cs="Arial"/>
          <w:sz w:val="22"/>
          <w:szCs w:val="22"/>
        </w:rPr>
      </w:pPr>
      <w:r>
        <w:rPr>
          <w:rFonts w:ascii="Arial" w:hAnsi="Arial" w:cs="Arial"/>
          <w:noProof/>
          <w:sz w:val="22"/>
          <w:szCs w:val="22"/>
          <w:lang w:val="en-GB" w:eastAsia="en-GB"/>
        </w:rPr>
        <w:drawing>
          <wp:inline distT="0" distB="0" distL="0" distR="0" wp14:anchorId="202E61D8" wp14:editId="3292E0A7">
            <wp:extent cx="4386580" cy="4259580"/>
            <wp:effectExtent l="0" t="0" r="7620" b="7620"/>
            <wp:docPr id="5" name="Picture 5" descr="Screen%20Shot%202016-10-27%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0-27%20at%20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6580" cy="4259580"/>
                    </a:xfrm>
                    <a:prstGeom prst="rect">
                      <a:avLst/>
                    </a:prstGeom>
                    <a:noFill/>
                    <a:ln>
                      <a:noFill/>
                    </a:ln>
                  </pic:spPr>
                </pic:pic>
              </a:graphicData>
            </a:graphic>
          </wp:inline>
        </w:drawing>
      </w:r>
    </w:p>
    <w:p w14:paraId="40B359D7" w14:textId="77777777" w:rsidR="009101B5" w:rsidRPr="001C4F42" w:rsidRDefault="009101B5" w:rsidP="009101B5">
      <w:pPr>
        <w:rPr>
          <w:rFonts w:ascii="Arial" w:hAnsi="Arial" w:cs="Arial"/>
          <w:b/>
          <w:sz w:val="22"/>
          <w:szCs w:val="22"/>
          <w:u w:val="single"/>
        </w:rPr>
      </w:pPr>
    </w:p>
    <w:p w14:paraId="3B8A56E9"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4534FF43" w14:textId="0601283F" w:rsidR="009101B5" w:rsidRPr="001C4F42" w:rsidRDefault="00210633" w:rsidP="009101B5">
      <w:pPr>
        <w:rPr>
          <w:rFonts w:ascii="Arial" w:hAnsi="Arial" w:cs="Arial"/>
          <w:sz w:val="22"/>
          <w:szCs w:val="22"/>
        </w:rPr>
      </w:pPr>
      <w:r w:rsidRPr="001C4F42">
        <w:rPr>
          <w:rFonts w:ascii="Arial" w:hAnsi="Arial" w:cs="Arial"/>
          <w:sz w:val="22"/>
          <w:szCs w:val="22"/>
        </w:rPr>
        <w:t>You</w:t>
      </w:r>
      <w:del w:id="487" w:author="Adam Boothroyd" w:date="2016-11-28T11:34:00Z">
        <w:r w:rsidRPr="001C4F42" w:rsidDel="009857B8">
          <w:rPr>
            <w:rFonts w:ascii="Arial" w:hAnsi="Arial" w:cs="Arial"/>
            <w:sz w:val="22"/>
            <w:szCs w:val="22"/>
          </w:rPr>
          <w:delText>’</w:delText>
        </w:r>
      </w:del>
      <w:ins w:id="488" w:author="Adam Boothroyd" w:date="2016-11-28T11:34:00Z">
        <w:r w:rsidR="009857B8">
          <w:rPr>
            <w:rFonts w:ascii="Arial" w:hAnsi="Arial" w:cs="Arial"/>
            <w:sz w:val="22"/>
            <w:szCs w:val="22"/>
          </w:rPr>
          <w:t>'</w:t>
        </w:r>
      </w:ins>
      <w:r w:rsidRPr="001C4F42">
        <w:rPr>
          <w:rFonts w:ascii="Arial" w:hAnsi="Arial" w:cs="Arial"/>
          <w:sz w:val="22"/>
          <w:szCs w:val="22"/>
        </w:rPr>
        <w:t xml:space="preserve">ve seen what ITS does, </w:t>
      </w:r>
      <w:ins w:id="489" w:author="Ben  Pester" w:date="2016-11-11T09:51:00Z">
        <w:r w:rsidR="00C5792F">
          <w:rPr>
            <w:rFonts w:ascii="Arial" w:hAnsi="Arial" w:cs="Arial"/>
            <w:sz w:val="22"/>
            <w:szCs w:val="22"/>
          </w:rPr>
          <w:t xml:space="preserve">and how we are dedicated to empowering growth. You have also </w:t>
        </w:r>
      </w:ins>
      <w:del w:id="490" w:author="Ben  Pester" w:date="2016-11-11T09:52:00Z">
        <w:r w:rsidR="006939A6" w:rsidRPr="001C4F42" w:rsidDel="00C5792F">
          <w:rPr>
            <w:rFonts w:ascii="Arial" w:hAnsi="Arial" w:cs="Arial"/>
            <w:sz w:val="22"/>
            <w:szCs w:val="22"/>
          </w:rPr>
          <w:delText>and we</w:delText>
        </w:r>
      </w:del>
      <w:r w:rsidR="006939A6" w:rsidRPr="001C4F42">
        <w:rPr>
          <w:rFonts w:ascii="Arial" w:hAnsi="Arial" w:cs="Arial"/>
          <w:sz w:val="22"/>
          <w:szCs w:val="22"/>
        </w:rPr>
        <w:t xml:space="preserve"> </w:t>
      </w:r>
      <w:del w:id="491" w:author="Ben  Pester" w:date="2016-11-11T09:52:00Z">
        <w:r w:rsidR="006939A6" w:rsidRPr="001C4F42" w:rsidDel="00C5792F">
          <w:rPr>
            <w:rFonts w:ascii="Arial" w:hAnsi="Arial" w:cs="Arial"/>
            <w:sz w:val="22"/>
            <w:szCs w:val="22"/>
          </w:rPr>
          <w:delText>hope you can see</w:delText>
        </w:r>
      </w:del>
      <w:ins w:id="492" w:author="Ben  Pester" w:date="2016-11-11T09:52:00Z">
        <w:r w:rsidR="00C5792F">
          <w:rPr>
            <w:rFonts w:ascii="Arial" w:hAnsi="Arial" w:cs="Arial"/>
            <w:sz w:val="22"/>
            <w:szCs w:val="22"/>
          </w:rPr>
          <w:t>been able to think about</w:t>
        </w:r>
      </w:ins>
      <w:r w:rsidR="006939A6" w:rsidRPr="001C4F42">
        <w:rPr>
          <w:rFonts w:ascii="Arial" w:hAnsi="Arial" w:cs="Arial"/>
          <w:sz w:val="22"/>
          <w:szCs w:val="22"/>
        </w:rPr>
        <w:t xml:space="preserve"> where our solutions support you in your role. Now let</w:t>
      </w:r>
      <w:del w:id="493" w:author="Adam Boothroyd" w:date="2016-11-28T11:34:00Z">
        <w:r w:rsidR="006939A6" w:rsidRPr="001C4F42" w:rsidDel="009857B8">
          <w:rPr>
            <w:rFonts w:ascii="Arial" w:hAnsi="Arial" w:cs="Arial"/>
            <w:sz w:val="22"/>
            <w:szCs w:val="22"/>
          </w:rPr>
          <w:delText>’</w:delText>
        </w:r>
      </w:del>
      <w:ins w:id="494" w:author="Adam Boothroyd" w:date="2016-11-28T11:34:00Z">
        <w:r w:rsidR="009857B8">
          <w:rPr>
            <w:rFonts w:ascii="Arial" w:hAnsi="Arial" w:cs="Arial"/>
            <w:sz w:val="22"/>
            <w:szCs w:val="22"/>
          </w:rPr>
          <w:t>'</w:t>
        </w:r>
      </w:ins>
      <w:r w:rsidR="006939A6" w:rsidRPr="001C4F42">
        <w:rPr>
          <w:rFonts w:ascii="Arial" w:hAnsi="Arial" w:cs="Arial"/>
          <w:sz w:val="22"/>
          <w:szCs w:val="22"/>
        </w:rPr>
        <w:t xml:space="preserve">s look at </w:t>
      </w:r>
      <w:del w:id="495" w:author="Ben  Pester" w:date="2016-11-11T09:52:00Z">
        <w:r w:rsidR="006939A6" w:rsidRPr="001C4F42" w:rsidDel="0022754B">
          <w:rPr>
            <w:rFonts w:ascii="Arial" w:hAnsi="Arial" w:cs="Arial"/>
            <w:sz w:val="22"/>
            <w:szCs w:val="22"/>
          </w:rPr>
          <w:delText>why we do what we do</w:delText>
        </w:r>
      </w:del>
      <w:ins w:id="496" w:author="Ben  Pester" w:date="2016-11-11T09:52:00Z">
        <w:r w:rsidR="0022754B">
          <w:rPr>
            <w:rFonts w:ascii="Arial" w:hAnsi="Arial" w:cs="Arial"/>
            <w:sz w:val="22"/>
            <w:szCs w:val="22"/>
          </w:rPr>
          <w:t>the strategy that guides us</w:t>
        </w:r>
      </w:ins>
      <w:r w:rsidR="006939A6" w:rsidRPr="001C4F42">
        <w:rPr>
          <w:rFonts w:ascii="Arial" w:hAnsi="Arial" w:cs="Arial"/>
          <w:sz w:val="22"/>
          <w:szCs w:val="22"/>
        </w:rPr>
        <w:t xml:space="preserve">. All of our work is driven by three strategic pillars. Achieving these objectives </w:t>
      </w:r>
      <w:ins w:id="497" w:author="Gassmere, Dawn E" w:date="2016-11-07T07:56:00Z">
        <w:r w:rsidR="005D5EA2">
          <w:rPr>
            <w:rFonts w:ascii="Arial" w:hAnsi="Arial" w:cs="Arial"/>
            <w:sz w:val="22"/>
            <w:szCs w:val="22"/>
          </w:rPr>
          <w:t xml:space="preserve">helps us achieve our </w:t>
        </w:r>
      </w:ins>
      <w:ins w:id="498" w:author="Gassmere, Dawn E" w:date="2016-11-07T07:57:00Z">
        <w:r w:rsidR="005D5EA2">
          <w:rPr>
            <w:rFonts w:ascii="Arial" w:hAnsi="Arial" w:cs="Arial"/>
            <w:sz w:val="22"/>
            <w:szCs w:val="22"/>
          </w:rPr>
          <w:t>goals and meet our targets.</w:t>
        </w:r>
        <w:del w:id="499" w:author="Adam Boothroyd" w:date="2016-11-28T11:30:00Z">
          <w:r w:rsidR="005D5EA2" w:rsidDel="00E0387E">
            <w:rPr>
              <w:rFonts w:ascii="Arial" w:hAnsi="Arial" w:cs="Arial"/>
              <w:sz w:val="22"/>
              <w:szCs w:val="22"/>
            </w:rPr>
            <w:delText xml:space="preserve"> </w:delText>
          </w:r>
        </w:del>
      </w:ins>
      <w:del w:id="500" w:author="Gassmere, Dawn E" w:date="2016-11-07T07:56:00Z">
        <w:r w:rsidR="006939A6" w:rsidRPr="001C4F42" w:rsidDel="005D5EA2">
          <w:rPr>
            <w:rFonts w:ascii="Arial" w:hAnsi="Arial" w:cs="Arial"/>
            <w:sz w:val="22"/>
            <w:szCs w:val="22"/>
          </w:rPr>
          <w:delText>is the ITS missi</w:delText>
        </w:r>
      </w:del>
      <w:del w:id="501" w:author="Gassmere, Dawn E" w:date="2016-11-07T07:57:00Z">
        <w:r w:rsidR="006939A6" w:rsidRPr="001C4F42" w:rsidDel="005D5EA2">
          <w:rPr>
            <w:rFonts w:ascii="Arial" w:hAnsi="Arial" w:cs="Arial"/>
            <w:sz w:val="22"/>
            <w:szCs w:val="22"/>
          </w:rPr>
          <w:delText>on</w:delText>
        </w:r>
      </w:del>
      <w:del w:id="502" w:author="Adam Boothroyd" w:date="2016-11-28T11:30:00Z">
        <w:r w:rsidR="006939A6" w:rsidRPr="001C4F42" w:rsidDel="00E0387E">
          <w:rPr>
            <w:rFonts w:ascii="Arial" w:hAnsi="Arial" w:cs="Arial"/>
            <w:sz w:val="22"/>
            <w:szCs w:val="22"/>
          </w:rPr>
          <w:delText xml:space="preserve">. </w:delText>
        </w:r>
      </w:del>
    </w:p>
    <w:p w14:paraId="1D318648" w14:textId="77777777" w:rsidR="009101B5" w:rsidRPr="001C4F42" w:rsidRDefault="009101B5" w:rsidP="009101B5">
      <w:pPr>
        <w:rPr>
          <w:rFonts w:ascii="Arial" w:hAnsi="Arial" w:cs="Arial"/>
          <w:sz w:val="22"/>
          <w:szCs w:val="22"/>
        </w:rPr>
      </w:pPr>
    </w:p>
    <w:p w14:paraId="0FF942F0" w14:textId="77777777" w:rsidR="009101B5" w:rsidRPr="00081274" w:rsidRDefault="009101B5" w:rsidP="009101B5">
      <w:pPr>
        <w:rPr>
          <w:rFonts w:ascii="Arial" w:hAnsi="Arial" w:cs="Arial"/>
          <w:sz w:val="22"/>
          <w:szCs w:val="22"/>
          <w:highlight w:val="yellow"/>
          <w:rPrChange w:id="503" w:author="Miller, Stephanie L" w:date="2016-11-07T16:18:00Z">
            <w:rPr>
              <w:rFonts w:ascii="Arial" w:hAnsi="Arial" w:cs="Arial"/>
              <w:sz w:val="22"/>
              <w:szCs w:val="22"/>
            </w:rPr>
          </w:rPrChange>
        </w:rPr>
      </w:pPr>
      <w:r w:rsidRPr="00081274">
        <w:rPr>
          <w:rFonts w:ascii="Arial" w:hAnsi="Arial" w:cs="Arial"/>
          <w:b/>
          <w:sz w:val="22"/>
          <w:szCs w:val="22"/>
          <w:highlight w:val="yellow"/>
          <w:u w:val="single"/>
          <w:rPrChange w:id="504" w:author="Miller, Stephanie L" w:date="2016-11-07T16:18:00Z">
            <w:rPr>
              <w:rFonts w:ascii="Arial" w:hAnsi="Arial" w:cs="Arial"/>
              <w:b/>
              <w:sz w:val="22"/>
              <w:szCs w:val="22"/>
              <w:u w:val="single"/>
            </w:rPr>
          </w:rPrChange>
        </w:rPr>
        <w:t>PROMPT</w:t>
      </w:r>
    </w:p>
    <w:p w14:paraId="6889AF4D" w14:textId="77777777" w:rsidR="009101B5" w:rsidRPr="001C4F42" w:rsidRDefault="009101B5" w:rsidP="009101B5">
      <w:pPr>
        <w:rPr>
          <w:rFonts w:ascii="Arial" w:hAnsi="Arial" w:cs="Arial"/>
          <w:sz w:val="22"/>
          <w:szCs w:val="22"/>
        </w:rPr>
      </w:pPr>
      <w:r w:rsidRPr="00081274">
        <w:rPr>
          <w:rFonts w:ascii="Arial" w:hAnsi="Arial" w:cs="Arial"/>
          <w:sz w:val="22"/>
          <w:szCs w:val="22"/>
          <w:highlight w:val="yellow"/>
          <w:rPrChange w:id="505" w:author="Miller, Stephanie L" w:date="2016-11-07T16:18:00Z">
            <w:rPr>
              <w:rFonts w:ascii="Arial" w:hAnsi="Arial" w:cs="Arial"/>
              <w:sz w:val="22"/>
              <w:szCs w:val="22"/>
            </w:rPr>
          </w:rPrChange>
        </w:rPr>
        <w:t xml:space="preserve">Select each </w:t>
      </w:r>
      <w:r w:rsidR="006939A6" w:rsidRPr="00081274">
        <w:rPr>
          <w:rFonts w:ascii="Arial" w:hAnsi="Arial" w:cs="Arial"/>
          <w:sz w:val="22"/>
          <w:szCs w:val="22"/>
          <w:highlight w:val="yellow"/>
          <w:rPrChange w:id="506" w:author="Miller, Stephanie L" w:date="2016-11-07T16:18:00Z">
            <w:rPr>
              <w:rFonts w:ascii="Arial" w:hAnsi="Arial" w:cs="Arial"/>
              <w:sz w:val="22"/>
              <w:szCs w:val="22"/>
            </w:rPr>
          </w:rPrChange>
        </w:rPr>
        <w:t>of the strategic pillars</w:t>
      </w:r>
      <w:r w:rsidRPr="00081274">
        <w:rPr>
          <w:rFonts w:ascii="Arial" w:hAnsi="Arial" w:cs="Arial"/>
          <w:sz w:val="22"/>
          <w:szCs w:val="22"/>
          <w:highlight w:val="yellow"/>
          <w:rPrChange w:id="507" w:author="Miller, Stephanie L" w:date="2016-11-07T16:18:00Z">
            <w:rPr>
              <w:rFonts w:ascii="Arial" w:hAnsi="Arial" w:cs="Arial"/>
              <w:sz w:val="22"/>
              <w:szCs w:val="22"/>
            </w:rPr>
          </w:rPrChange>
        </w:rPr>
        <w:t xml:space="preserve"> to find out </w:t>
      </w:r>
      <w:commentRangeStart w:id="508"/>
      <w:r w:rsidRPr="00081274">
        <w:rPr>
          <w:rFonts w:ascii="Arial" w:hAnsi="Arial" w:cs="Arial"/>
          <w:sz w:val="22"/>
          <w:szCs w:val="22"/>
          <w:highlight w:val="yellow"/>
          <w:rPrChange w:id="509" w:author="Miller, Stephanie L" w:date="2016-11-07T16:18:00Z">
            <w:rPr>
              <w:rFonts w:ascii="Arial" w:hAnsi="Arial" w:cs="Arial"/>
              <w:sz w:val="22"/>
              <w:szCs w:val="22"/>
            </w:rPr>
          </w:rPrChange>
        </w:rPr>
        <w:t>more</w:t>
      </w:r>
      <w:commentRangeEnd w:id="508"/>
      <w:r w:rsidR="00081274">
        <w:rPr>
          <w:rStyle w:val="CommentReference"/>
        </w:rPr>
        <w:commentReference w:id="508"/>
      </w:r>
      <w:r w:rsidRPr="00081274">
        <w:rPr>
          <w:rFonts w:ascii="Arial" w:hAnsi="Arial" w:cs="Arial"/>
          <w:sz w:val="22"/>
          <w:szCs w:val="22"/>
          <w:highlight w:val="yellow"/>
          <w:rPrChange w:id="510" w:author="Miller, Stephanie L" w:date="2016-11-07T16:18:00Z">
            <w:rPr>
              <w:rFonts w:ascii="Arial" w:hAnsi="Arial" w:cs="Arial"/>
              <w:sz w:val="22"/>
              <w:szCs w:val="22"/>
            </w:rPr>
          </w:rPrChange>
        </w:rPr>
        <w:t>.</w:t>
      </w:r>
    </w:p>
    <w:p w14:paraId="05170D12" w14:textId="77777777" w:rsidR="009101B5" w:rsidRPr="001C4F42" w:rsidRDefault="009101B5" w:rsidP="009101B5">
      <w:pPr>
        <w:rPr>
          <w:rFonts w:ascii="Arial" w:hAnsi="Arial" w:cs="Arial"/>
          <w:b/>
          <w:sz w:val="22"/>
          <w:szCs w:val="22"/>
          <w:u w:val="single"/>
        </w:rPr>
      </w:pPr>
    </w:p>
    <w:p w14:paraId="605D14D3"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1 ICON PLACEMENT</w:t>
      </w:r>
    </w:p>
    <w:p w14:paraId="6DF4BFB6" w14:textId="77777777" w:rsidR="009101B5" w:rsidRPr="001C4F42" w:rsidRDefault="006939A6" w:rsidP="009101B5">
      <w:pPr>
        <w:rPr>
          <w:rFonts w:ascii="Arial" w:hAnsi="Arial" w:cs="Arial"/>
          <w:sz w:val="22"/>
          <w:szCs w:val="22"/>
        </w:rPr>
      </w:pPr>
      <w:r w:rsidRPr="001C4F42">
        <w:rPr>
          <w:rFonts w:ascii="Arial" w:hAnsi="Arial" w:cs="Arial"/>
          <w:sz w:val="22"/>
          <w:szCs w:val="22"/>
        </w:rPr>
        <w:t xml:space="preserve">Accelerate growth. </w:t>
      </w:r>
    </w:p>
    <w:p w14:paraId="616B99E2" w14:textId="77777777" w:rsidR="009101B5" w:rsidRPr="001C4F42" w:rsidRDefault="009101B5" w:rsidP="009101B5">
      <w:pPr>
        <w:rPr>
          <w:rFonts w:ascii="Arial" w:hAnsi="Arial" w:cs="Arial"/>
          <w:b/>
          <w:sz w:val="22"/>
          <w:szCs w:val="22"/>
          <w:u w:val="single"/>
        </w:rPr>
      </w:pPr>
    </w:p>
    <w:p w14:paraId="77FB5B2D"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0E5B2A8" w14:textId="77777777" w:rsidR="009101B5" w:rsidRPr="001C4F42" w:rsidDel="009906B4" w:rsidRDefault="009906B4" w:rsidP="009101B5">
      <w:pPr>
        <w:rPr>
          <w:del w:id="511" w:author="Gassmere, Dawn E" w:date="2016-11-07T08:31:00Z"/>
          <w:rFonts w:ascii="Arial" w:hAnsi="Arial" w:cs="Arial"/>
          <w:sz w:val="22"/>
          <w:szCs w:val="22"/>
        </w:rPr>
      </w:pPr>
      <w:ins w:id="512" w:author="Gassmere, Dawn E" w:date="2016-11-07T08:30:00Z">
        <w:r>
          <w:rPr>
            <w:rFonts w:ascii="Arial" w:hAnsi="Arial" w:cs="Arial"/>
            <w:sz w:val="22"/>
            <w:szCs w:val="22"/>
          </w:rPr>
          <w:t xml:space="preserve">During our strategic planning process we work with key leaders across MDLZ to identify the right capabilities to achieve our </w:t>
        </w:r>
        <w:commentRangeStart w:id="513"/>
        <w:r>
          <w:rPr>
            <w:rFonts w:ascii="Arial" w:hAnsi="Arial" w:cs="Arial"/>
            <w:sz w:val="22"/>
            <w:szCs w:val="22"/>
          </w:rPr>
          <w:t xml:space="preserve">Ambition 2020 goals. </w:t>
        </w:r>
      </w:ins>
      <w:commentRangeEnd w:id="513"/>
      <w:r w:rsidR="00D13F38">
        <w:rPr>
          <w:rStyle w:val="CommentReference"/>
        </w:rPr>
        <w:commentReference w:id="513"/>
      </w:r>
      <w:del w:id="514" w:author="Gassmere, Dawn E" w:date="2016-11-07T08:30:00Z">
        <w:r w:rsidR="004A5ADE" w:rsidRPr="001C4F42" w:rsidDel="009906B4">
          <w:rPr>
            <w:rFonts w:ascii="Arial" w:hAnsi="Arial" w:cs="Arial"/>
            <w:sz w:val="22"/>
            <w:szCs w:val="22"/>
          </w:rPr>
          <w:delText xml:space="preserve">We </w:delText>
        </w:r>
        <w:r w:rsidR="00C81462" w:rsidRPr="001C4F42" w:rsidDel="009906B4">
          <w:rPr>
            <w:rFonts w:ascii="Arial" w:hAnsi="Arial" w:cs="Arial"/>
            <w:sz w:val="22"/>
            <w:szCs w:val="22"/>
          </w:rPr>
          <w:delText xml:space="preserve">choose </w:delText>
        </w:r>
        <w:r w:rsidR="004A5ADE" w:rsidRPr="001C4F42" w:rsidDel="009906B4">
          <w:rPr>
            <w:rFonts w:ascii="Arial" w:hAnsi="Arial" w:cs="Arial"/>
            <w:sz w:val="22"/>
            <w:szCs w:val="22"/>
          </w:rPr>
          <w:delText xml:space="preserve">the right areas to develop rapidly to make growth more efficient. </w:delText>
        </w:r>
      </w:del>
      <w:del w:id="515" w:author="Gassmere, Dawn E" w:date="2016-11-07T08:31:00Z">
        <w:r w:rsidR="00C81462" w:rsidRPr="001C4F42" w:rsidDel="009906B4">
          <w:rPr>
            <w:rFonts w:ascii="Arial" w:hAnsi="Arial" w:cs="Arial"/>
            <w:sz w:val="22"/>
            <w:szCs w:val="22"/>
          </w:rPr>
          <w:delText xml:space="preserve">This means thinking about each area of the business, and </w:delText>
        </w:r>
        <w:r w:rsidR="00EA6CA8" w:rsidRPr="001C4F42" w:rsidDel="009906B4">
          <w:rPr>
            <w:rFonts w:ascii="Arial" w:hAnsi="Arial" w:cs="Arial"/>
            <w:sz w:val="22"/>
            <w:szCs w:val="22"/>
          </w:rPr>
          <w:delText xml:space="preserve">creating solutions to make it more competitive. </w:delText>
        </w:r>
        <w:r w:rsidR="00C81462" w:rsidRPr="001C4F42" w:rsidDel="009906B4">
          <w:rPr>
            <w:rFonts w:ascii="Arial" w:hAnsi="Arial" w:cs="Arial"/>
            <w:sz w:val="22"/>
            <w:szCs w:val="22"/>
          </w:rPr>
          <w:delText xml:space="preserve"> </w:delText>
        </w:r>
      </w:del>
    </w:p>
    <w:p w14:paraId="07037A54" w14:textId="77777777" w:rsidR="009101B5" w:rsidRPr="001C4F42" w:rsidRDefault="009101B5" w:rsidP="009101B5">
      <w:pPr>
        <w:rPr>
          <w:rFonts w:ascii="Arial" w:hAnsi="Arial" w:cs="Arial"/>
          <w:sz w:val="22"/>
          <w:szCs w:val="22"/>
          <w:u w:val="single"/>
        </w:rPr>
      </w:pPr>
    </w:p>
    <w:p w14:paraId="2B788AD6"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lastRenderedPageBreak/>
        <w:t>REVEAL 2 ICON PLACEMENT</w:t>
      </w:r>
    </w:p>
    <w:p w14:paraId="4A72FA10" w14:textId="77777777" w:rsidR="009101B5" w:rsidRPr="001C4F42" w:rsidRDefault="00EA6CA8" w:rsidP="009101B5">
      <w:pPr>
        <w:rPr>
          <w:rFonts w:ascii="Arial" w:hAnsi="Arial" w:cs="Arial"/>
          <w:sz w:val="22"/>
          <w:szCs w:val="22"/>
        </w:rPr>
      </w:pPr>
      <w:r w:rsidRPr="001C4F42">
        <w:rPr>
          <w:rFonts w:ascii="Arial" w:hAnsi="Arial" w:cs="Arial"/>
          <w:sz w:val="22"/>
          <w:szCs w:val="22"/>
        </w:rPr>
        <w:t>Strengthen the Core</w:t>
      </w:r>
      <w:ins w:id="516" w:author="Ben  Pester" w:date="2016-11-17T16:02:00Z">
        <w:r w:rsidR="009E1F3A">
          <w:rPr>
            <w:rFonts w:ascii="Arial" w:hAnsi="Arial" w:cs="Arial"/>
            <w:sz w:val="22"/>
            <w:szCs w:val="22"/>
          </w:rPr>
          <w:t xml:space="preserve"> </w:t>
        </w:r>
      </w:ins>
    </w:p>
    <w:p w14:paraId="37F0107E" w14:textId="77777777" w:rsidR="00EA6CA8" w:rsidRPr="001C4F42" w:rsidRDefault="00EA6CA8" w:rsidP="009101B5">
      <w:pPr>
        <w:rPr>
          <w:rFonts w:ascii="Arial" w:hAnsi="Arial" w:cs="Arial"/>
          <w:b/>
          <w:sz w:val="22"/>
          <w:szCs w:val="22"/>
          <w:u w:val="single"/>
        </w:rPr>
      </w:pPr>
    </w:p>
    <w:p w14:paraId="0FB5774F" w14:textId="77777777" w:rsidR="00EA6CA8"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3FAEDAC1" w14:textId="785C1F21" w:rsidR="007B3CC9" w:rsidRDefault="000B6DEE" w:rsidP="009101B5">
      <w:pPr>
        <w:rPr>
          <w:ins w:id="517" w:author="Stephanie Miller" w:date="2016-11-16T11:13:00Z"/>
          <w:rFonts w:ascii="Arial" w:hAnsi="Arial" w:cs="Arial"/>
          <w:sz w:val="22"/>
          <w:szCs w:val="22"/>
        </w:rPr>
      </w:pPr>
      <w:ins w:id="518" w:author="Stephanie Miller" w:date="2016-11-16T11:13:00Z">
        <w:r>
          <w:rPr>
            <w:rFonts w:ascii="Arial" w:hAnsi="Arial" w:cs="Arial"/>
            <w:sz w:val="22"/>
            <w:szCs w:val="22"/>
          </w:rPr>
          <w:t>We create solutions that help MDLZ achieve operating excellence. Solutions that are efficient, reliable, cost effective and sustainable in the long and short</w:t>
        </w:r>
        <w:proofErr w:type="gramStart"/>
        <w:r>
          <w:rPr>
            <w:rFonts w:ascii="Arial" w:hAnsi="Arial" w:cs="Arial"/>
            <w:sz w:val="22"/>
            <w:szCs w:val="22"/>
          </w:rPr>
          <w:t>  term</w:t>
        </w:r>
        <w:proofErr w:type="gramEnd"/>
        <w:r>
          <w:rPr>
            <w:rFonts w:ascii="Arial" w:hAnsi="Arial" w:cs="Arial"/>
            <w:sz w:val="22"/>
            <w:szCs w:val="22"/>
          </w:rPr>
          <w:t xml:space="preserve">. DIAL is the MDLZ Way we achieve this. The DIAL framework has two major phases and 4 minor phases.  </w:t>
        </w:r>
        <w:r w:rsidRPr="00E542B5">
          <w:rPr>
            <w:rFonts w:ascii="Arial" w:hAnsi="Arial" w:cs="Arial"/>
            <w:b/>
            <w:sz w:val="22"/>
            <w:szCs w:val="22"/>
            <w:rPrChange w:id="519" w:author="Adam Boothroyd" w:date="2016-11-28T11:31:00Z">
              <w:rPr>
                <w:rFonts w:ascii="Arial" w:hAnsi="Arial" w:cs="Arial"/>
                <w:sz w:val="22"/>
                <w:szCs w:val="22"/>
              </w:rPr>
            </w:rPrChange>
          </w:rPr>
          <w:t>D</w:t>
        </w:r>
        <w:r>
          <w:rPr>
            <w:rFonts w:ascii="Arial" w:hAnsi="Arial" w:cs="Arial"/>
            <w:sz w:val="22"/>
            <w:szCs w:val="22"/>
          </w:rPr>
          <w:t xml:space="preserve">efine and </w:t>
        </w:r>
        <w:r w:rsidRPr="00E542B5">
          <w:rPr>
            <w:rFonts w:ascii="Arial" w:hAnsi="Arial" w:cs="Arial"/>
            <w:b/>
            <w:sz w:val="22"/>
            <w:szCs w:val="22"/>
            <w:rPrChange w:id="520" w:author="Adam Boothroyd" w:date="2016-11-28T11:31:00Z">
              <w:rPr>
                <w:rFonts w:ascii="Arial" w:hAnsi="Arial" w:cs="Arial"/>
                <w:sz w:val="22"/>
                <w:szCs w:val="22"/>
              </w:rPr>
            </w:rPrChange>
          </w:rPr>
          <w:t>I</w:t>
        </w:r>
        <w:r>
          <w:rPr>
            <w:rFonts w:ascii="Arial" w:hAnsi="Arial" w:cs="Arial"/>
            <w:sz w:val="22"/>
            <w:szCs w:val="22"/>
          </w:rPr>
          <w:t xml:space="preserve">mplement or </w:t>
        </w:r>
        <w:del w:id="521" w:author="Adam Boothroyd" w:date="2016-11-28T11:34:00Z">
          <w:r w:rsidDel="009857B8">
            <w:rPr>
              <w:rFonts w:ascii="Arial" w:hAnsi="Arial" w:cs="Arial"/>
              <w:sz w:val="22"/>
              <w:szCs w:val="22"/>
            </w:rPr>
            <w:delText>‘</w:delText>
          </w:r>
        </w:del>
      </w:ins>
      <w:ins w:id="522" w:author="Adam Boothroyd" w:date="2016-11-28T11:34:00Z">
        <w:r w:rsidR="009857B8">
          <w:rPr>
            <w:rFonts w:ascii="Arial" w:hAnsi="Arial" w:cs="Arial"/>
            <w:sz w:val="22"/>
            <w:szCs w:val="22"/>
          </w:rPr>
          <w:t>'</w:t>
        </w:r>
      </w:ins>
      <w:ins w:id="523" w:author="Stephanie Miller" w:date="2016-11-16T11:13:00Z">
        <w:r>
          <w:rPr>
            <w:rFonts w:ascii="Arial" w:hAnsi="Arial" w:cs="Arial"/>
            <w:sz w:val="22"/>
            <w:szCs w:val="22"/>
          </w:rPr>
          <w:t>Transformation</w:t>
        </w:r>
        <w:del w:id="524" w:author="Adam Boothroyd" w:date="2016-11-28T11:34:00Z">
          <w:r w:rsidDel="009857B8">
            <w:rPr>
              <w:rFonts w:ascii="Arial" w:hAnsi="Arial" w:cs="Arial"/>
              <w:sz w:val="22"/>
              <w:szCs w:val="22"/>
            </w:rPr>
            <w:delText>’</w:delText>
          </w:r>
        </w:del>
      </w:ins>
      <w:ins w:id="525" w:author="Adam Boothroyd" w:date="2016-11-28T11:34:00Z">
        <w:r w:rsidR="009857B8">
          <w:rPr>
            <w:rFonts w:ascii="Arial" w:hAnsi="Arial" w:cs="Arial"/>
            <w:sz w:val="22"/>
            <w:szCs w:val="22"/>
          </w:rPr>
          <w:t>'</w:t>
        </w:r>
      </w:ins>
      <w:ins w:id="526" w:author="Stephanie Miller" w:date="2016-11-16T11:13:00Z">
        <w:r>
          <w:rPr>
            <w:rFonts w:ascii="Arial" w:hAnsi="Arial" w:cs="Arial"/>
            <w:sz w:val="22"/>
            <w:szCs w:val="22"/>
          </w:rPr>
          <w:t xml:space="preserve"> enables projects to deliver up front everything require</w:t>
        </w:r>
      </w:ins>
      <w:ins w:id="527" w:author="Ben  Pester" w:date="2016-11-17T16:06:00Z">
        <w:r w:rsidR="00254DC9">
          <w:rPr>
            <w:rFonts w:ascii="Arial" w:hAnsi="Arial" w:cs="Arial"/>
            <w:sz w:val="22"/>
            <w:szCs w:val="22"/>
          </w:rPr>
          <w:t xml:space="preserve">d. </w:t>
        </w:r>
      </w:ins>
      <w:ins w:id="528" w:author="Stephanie Miller" w:date="2016-11-16T11:13:00Z">
        <w:del w:id="529" w:author="Ben  Pester" w:date="2016-11-17T16:06:00Z">
          <w:r w:rsidDel="00254DC9">
            <w:rPr>
              <w:rFonts w:ascii="Arial" w:hAnsi="Arial" w:cs="Arial"/>
              <w:sz w:val="22"/>
              <w:szCs w:val="22"/>
            </w:rPr>
            <w:delText xml:space="preserve">d to ensure that </w:delText>
          </w:r>
        </w:del>
      </w:ins>
      <w:ins w:id="530" w:author="Ben  Pester" w:date="2016-11-17T16:06:00Z">
        <w:r w:rsidR="00254DC9">
          <w:rPr>
            <w:rFonts w:ascii="Arial" w:hAnsi="Arial" w:cs="Arial"/>
            <w:sz w:val="22"/>
            <w:szCs w:val="22"/>
          </w:rPr>
          <w:t>A</w:t>
        </w:r>
      </w:ins>
      <w:ins w:id="531" w:author="Stephanie Miller" w:date="2016-11-16T11:13:00Z">
        <w:del w:id="532" w:author="Ben  Pester" w:date="2016-11-17T16:06:00Z">
          <w:r w:rsidDel="00254DC9">
            <w:rPr>
              <w:rFonts w:ascii="Arial" w:hAnsi="Arial" w:cs="Arial"/>
              <w:sz w:val="22"/>
              <w:szCs w:val="22"/>
            </w:rPr>
            <w:delText>a</w:delText>
          </w:r>
        </w:del>
        <w:r>
          <w:rPr>
            <w:rFonts w:ascii="Arial" w:hAnsi="Arial" w:cs="Arial"/>
            <w:sz w:val="22"/>
            <w:szCs w:val="22"/>
          </w:rPr>
          <w:t xml:space="preserve">t the back end in </w:t>
        </w:r>
        <w:r w:rsidRPr="00E542B5">
          <w:rPr>
            <w:rFonts w:ascii="Arial" w:hAnsi="Arial" w:cs="Arial"/>
            <w:b/>
            <w:sz w:val="22"/>
            <w:szCs w:val="22"/>
            <w:rPrChange w:id="533" w:author="Adam Boothroyd" w:date="2016-11-28T11:31:00Z">
              <w:rPr>
                <w:rFonts w:ascii="Arial" w:hAnsi="Arial" w:cs="Arial"/>
                <w:sz w:val="22"/>
                <w:szCs w:val="22"/>
              </w:rPr>
            </w:rPrChange>
          </w:rPr>
          <w:t>A</w:t>
        </w:r>
        <w:r w:rsidR="007B3CC9">
          <w:rPr>
            <w:rFonts w:ascii="Arial" w:hAnsi="Arial" w:cs="Arial"/>
            <w:sz w:val="22"/>
            <w:szCs w:val="22"/>
          </w:rPr>
          <w:t xml:space="preserve">pply &amp; Sustain and </w:t>
        </w:r>
        <w:r w:rsidR="007B3CC9" w:rsidRPr="00E542B5">
          <w:rPr>
            <w:rFonts w:ascii="Arial" w:hAnsi="Arial" w:cs="Arial"/>
            <w:b/>
            <w:sz w:val="22"/>
            <w:szCs w:val="22"/>
            <w:rPrChange w:id="534" w:author="Adam Boothroyd" w:date="2016-11-28T11:32:00Z">
              <w:rPr>
                <w:rFonts w:ascii="Arial" w:hAnsi="Arial" w:cs="Arial"/>
                <w:sz w:val="22"/>
                <w:szCs w:val="22"/>
              </w:rPr>
            </w:rPrChange>
          </w:rPr>
          <w:t>L</w:t>
        </w:r>
        <w:r>
          <w:rPr>
            <w:rFonts w:ascii="Arial" w:hAnsi="Arial" w:cs="Arial"/>
            <w:sz w:val="22"/>
            <w:szCs w:val="22"/>
          </w:rPr>
          <w:t xml:space="preserve">everage &amp; Improve or </w:t>
        </w:r>
        <w:del w:id="535" w:author="Adam Boothroyd" w:date="2016-11-28T11:34:00Z">
          <w:r w:rsidDel="009857B8">
            <w:rPr>
              <w:rFonts w:ascii="Arial" w:hAnsi="Arial" w:cs="Arial"/>
              <w:sz w:val="22"/>
              <w:szCs w:val="22"/>
            </w:rPr>
            <w:delText>‘</w:delText>
          </w:r>
        </w:del>
      </w:ins>
      <w:ins w:id="536" w:author="Adam Boothroyd" w:date="2016-11-28T11:34:00Z">
        <w:r w:rsidR="009857B8">
          <w:rPr>
            <w:rFonts w:ascii="Arial" w:hAnsi="Arial" w:cs="Arial"/>
            <w:sz w:val="22"/>
            <w:szCs w:val="22"/>
          </w:rPr>
          <w:t>'</w:t>
        </w:r>
      </w:ins>
      <w:ins w:id="537" w:author="Stephanie Miller" w:date="2016-11-16T11:13:00Z">
        <w:r>
          <w:rPr>
            <w:rFonts w:ascii="Arial" w:hAnsi="Arial" w:cs="Arial"/>
            <w:sz w:val="22"/>
            <w:szCs w:val="22"/>
          </w:rPr>
          <w:t>Operational Excellence</w:t>
        </w:r>
        <w:del w:id="538" w:author="Adam Boothroyd" w:date="2016-11-28T11:34:00Z">
          <w:r w:rsidDel="009857B8">
            <w:rPr>
              <w:rFonts w:ascii="Arial" w:hAnsi="Arial" w:cs="Arial"/>
              <w:sz w:val="22"/>
              <w:szCs w:val="22"/>
            </w:rPr>
            <w:delText>’</w:delText>
          </w:r>
        </w:del>
      </w:ins>
      <w:ins w:id="539" w:author="Adam Boothroyd" w:date="2016-11-28T11:34:00Z">
        <w:r w:rsidR="009857B8">
          <w:rPr>
            <w:rFonts w:ascii="Arial" w:hAnsi="Arial" w:cs="Arial"/>
            <w:sz w:val="22"/>
            <w:szCs w:val="22"/>
          </w:rPr>
          <w:t>'</w:t>
        </w:r>
      </w:ins>
      <w:ins w:id="540" w:author="Stephanie Miller" w:date="2016-11-16T11:13:00Z">
        <w:r>
          <w:rPr>
            <w:rFonts w:ascii="Arial" w:hAnsi="Arial" w:cs="Arial"/>
            <w:sz w:val="22"/>
            <w:szCs w:val="22"/>
          </w:rPr>
          <w:t xml:space="preserve"> we sustain, continuously improve and deliver our committed value</w:t>
        </w:r>
        <w:del w:id="541" w:author="Ben  Pester" w:date="2016-11-17T16:06:00Z">
          <w:r w:rsidDel="00254DC9">
            <w:rPr>
              <w:rFonts w:ascii="Arial" w:hAnsi="Arial" w:cs="Arial"/>
              <w:sz w:val="22"/>
              <w:szCs w:val="22"/>
            </w:rPr>
            <w:delText xml:space="preserve"> </w:delText>
          </w:r>
        </w:del>
        <w:r>
          <w:rPr>
            <w:rFonts w:ascii="Arial" w:hAnsi="Arial" w:cs="Arial"/>
            <w:sz w:val="22"/>
            <w:szCs w:val="22"/>
          </w:rPr>
          <w:t>.</w:t>
        </w:r>
        <w:del w:id="542" w:author="Ben  Pester" w:date="2016-11-17T16:05:00Z">
          <w:r w:rsidDel="00254DC9">
            <w:rPr>
              <w:rFonts w:ascii="Arial" w:hAnsi="Arial" w:cs="Arial"/>
              <w:sz w:val="22"/>
              <w:szCs w:val="22"/>
            </w:rPr>
            <w:delText>Through a Maturity Framework we enable functions to improve and mature in various process management discipline themes, such as organisation, operational governance, process performance management and continuous process improvement in an actionable and continuous way</w:delText>
          </w:r>
        </w:del>
        <w:r w:rsidRPr="001C4F42" w:rsidDel="000B6DEE">
          <w:rPr>
            <w:rFonts w:ascii="Arial" w:hAnsi="Arial" w:cs="Arial"/>
            <w:sz w:val="22"/>
            <w:szCs w:val="22"/>
          </w:rPr>
          <w:t xml:space="preserve"> </w:t>
        </w:r>
      </w:ins>
    </w:p>
    <w:p w14:paraId="320AFBC6" w14:textId="77777777" w:rsidR="008866F1" w:rsidRPr="001C4F42" w:rsidDel="000B6DEE" w:rsidRDefault="008866F1" w:rsidP="008866F1">
      <w:pPr>
        <w:rPr>
          <w:ins w:id="543" w:author="Stephanie Miller" w:date="2016-11-15T11:48:00Z"/>
          <w:del w:id="544" w:author="Stephanie Miller" w:date="2016-11-16T11:13:00Z"/>
          <w:rFonts w:ascii="Arial" w:hAnsi="Arial" w:cs="Arial"/>
          <w:sz w:val="22"/>
          <w:szCs w:val="22"/>
        </w:rPr>
      </w:pPr>
      <w:ins w:id="545" w:author="Stephanie Miller" w:date="2016-11-15T11:48:00Z">
        <w:del w:id="546" w:author="Stephanie Miller" w:date="2016-11-16T11:13:00Z">
          <w:r w:rsidRPr="001C4F42" w:rsidDel="000B6DEE">
            <w:rPr>
              <w:rFonts w:ascii="Arial" w:hAnsi="Arial" w:cs="Arial"/>
              <w:sz w:val="22"/>
              <w:szCs w:val="22"/>
            </w:rPr>
            <w:delText>We create solutions that help MDLZ achieve operating excellence. This means solutions that are efficient, reliable and cost effective. They must also be sustainable, adding value for the short and long term.</w:delText>
          </w:r>
          <w:r w:rsidDel="000B6DEE">
            <w:rPr>
              <w:rFonts w:ascii="Arial" w:hAnsi="Arial" w:cs="Arial"/>
              <w:sz w:val="22"/>
              <w:szCs w:val="22"/>
            </w:rPr>
            <w:delText xml:space="preserve"> </w:delText>
          </w:r>
          <w:commentRangeStart w:id="547"/>
          <w:r w:rsidRPr="00C238D0" w:rsidDel="000B6DEE">
            <w:rPr>
              <w:rFonts w:ascii="Arial" w:hAnsi="Arial" w:cs="Arial"/>
              <w:sz w:val="22"/>
              <w:szCs w:val="22"/>
            </w:rPr>
            <w:delText>We accomplish this through DIAL. DIAL is MDLZ framework and one way for building and sustaining capabilities and effectively implementing Operational Excellence at MDLZ. The DIAL framework consists of four phases: Define, Implement, Apply &amp; Sustain and Leverage &amp; Improve. These four phases fall all under the larger Transformation and Operational Excellence phases. As part of the Define and Implement phases, we define and implement new capabilities as part of transformation journey. Operational Excellence is a relentless pursuit of doing things better. It is an ongoing discipline - an actionable and continuous practice - to sustain and improve our business processes. A primary way it does that is through a Maturity Framework that enables functions to improve and mature in various process management discipline themes, such as organisation, operational governance, process performance management and continuous process improvement.</w:delText>
          </w:r>
          <w:commentRangeEnd w:id="547"/>
          <w:r w:rsidDel="000B6DEE">
            <w:rPr>
              <w:rStyle w:val="CommentReference"/>
            </w:rPr>
            <w:commentReference w:id="547"/>
          </w:r>
        </w:del>
      </w:ins>
    </w:p>
    <w:p w14:paraId="6A69B6B7" w14:textId="77777777" w:rsidR="00EA6CA8" w:rsidRPr="001C4F42" w:rsidDel="008866F1" w:rsidRDefault="00EA6CA8" w:rsidP="00EA6CA8">
      <w:pPr>
        <w:rPr>
          <w:del w:id="548" w:author="Stephanie Miller" w:date="2016-11-15T11:48:00Z"/>
          <w:rFonts w:ascii="Arial" w:hAnsi="Arial" w:cs="Arial"/>
          <w:sz w:val="22"/>
          <w:szCs w:val="22"/>
        </w:rPr>
      </w:pPr>
      <w:del w:id="549" w:author="Stephanie Miller" w:date="2016-11-15T11:48:00Z">
        <w:r w:rsidRPr="001C4F42" w:rsidDel="008866F1">
          <w:rPr>
            <w:rFonts w:ascii="Arial" w:hAnsi="Arial" w:cs="Arial"/>
            <w:sz w:val="22"/>
            <w:szCs w:val="22"/>
          </w:rPr>
          <w:delText xml:space="preserve">We create solutions that help MDLZ achieve operating excellence. This means solutions that are efficient, </w:delText>
        </w:r>
        <w:r w:rsidR="00E33BC9" w:rsidRPr="001C4F42" w:rsidDel="008866F1">
          <w:rPr>
            <w:rFonts w:ascii="Arial" w:hAnsi="Arial" w:cs="Arial"/>
            <w:sz w:val="22"/>
            <w:szCs w:val="22"/>
          </w:rPr>
          <w:delText>reliable and cost effective. They must also be sustainable, adding value for the short and long term.</w:delText>
        </w:r>
      </w:del>
      <w:ins w:id="550" w:author="Stephanie Miller" w:date="2016-11-11T16:17:00Z">
        <w:del w:id="551" w:author="Stephanie Miller" w:date="2016-11-15T11:48:00Z">
          <w:r w:rsidR="00C869ED" w:rsidDel="008866F1">
            <w:rPr>
              <w:rFonts w:ascii="Arial" w:hAnsi="Arial" w:cs="Arial"/>
              <w:sz w:val="22"/>
              <w:szCs w:val="22"/>
            </w:rPr>
            <w:delText xml:space="preserve"> </w:delText>
          </w:r>
        </w:del>
      </w:ins>
      <w:ins w:id="552" w:author="Stephanie Miller" w:date="2016-11-11T16:18:00Z">
        <w:del w:id="553" w:author="Stephanie Miller" w:date="2016-11-15T11:48:00Z">
          <w:r w:rsidR="00C869ED" w:rsidRPr="00D216A1" w:rsidDel="008866F1">
            <w:rPr>
              <w:rFonts w:ascii="Arial" w:hAnsi="Arial" w:cs="Arial"/>
              <w:color w:val="FF0000"/>
              <w:sz w:val="22"/>
              <w:szCs w:val="22"/>
              <w:rPrChange w:id="554" w:author="Stephanie Miller" w:date="2016-11-11T16:41:00Z">
                <w:rPr>
                  <w:rFonts w:ascii="Arial" w:hAnsi="Arial" w:cs="Arial"/>
                  <w:sz w:val="22"/>
                  <w:szCs w:val="22"/>
                </w:rPr>
              </w:rPrChange>
            </w:rPr>
            <w:delText>&lt;</w:delText>
          </w:r>
        </w:del>
      </w:ins>
      <w:ins w:id="555" w:author="Stephanie Miller" w:date="2016-11-11T16:41:00Z">
        <w:del w:id="556" w:author="Stephanie Miller" w:date="2016-11-15T11:48:00Z">
          <w:r w:rsidR="00D216A1" w:rsidDel="008866F1">
            <w:rPr>
              <w:rFonts w:ascii="Arial" w:hAnsi="Arial" w:cs="Arial"/>
              <w:color w:val="FF0000"/>
              <w:sz w:val="22"/>
              <w:szCs w:val="22"/>
            </w:rPr>
            <w:delText>BPE team</w:delText>
          </w:r>
        </w:del>
      </w:ins>
      <w:ins w:id="557" w:author="Stephanie Miller" w:date="2016-11-11T16:18:00Z">
        <w:del w:id="558" w:author="Stephanie Miller" w:date="2016-11-15T11:48:00Z">
          <w:r w:rsidR="00C869ED" w:rsidRPr="00D216A1" w:rsidDel="008866F1">
            <w:rPr>
              <w:rFonts w:ascii="Arial" w:hAnsi="Arial" w:cs="Arial"/>
              <w:color w:val="FF0000"/>
              <w:sz w:val="22"/>
              <w:szCs w:val="22"/>
              <w:rPrChange w:id="559" w:author="Stephanie Miller" w:date="2016-11-11T16:41:00Z">
                <w:rPr>
                  <w:rFonts w:ascii="Arial" w:hAnsi="Arial" w:cs="Arial"/>
                  <w:sz w:val="22"/>
                  <w:szCs w:val="22"/>
                </w:rPr>
              </w:rPrChange>
            </w:rPr>
            <w:delText xml:space="preserve"> to provid</w:delText>
          </w:r>
          <w:r w:rsidR="00AC58EF" w:rsidRPr="002B665E" w:rsidDel="008866F1">
            <w:rPr>
              <w:rFonts w:ascii="Arial" w:hAnsi="Arial" w:cs="Arial"/>
              <w:color w:val="FF0000"/>
              <w:sz w:val="22"/>
              <w:szCs w:val="22"/>
            </w:rPr>
            <w:delText xml:space="preserve">e additional wording around DIAL, important to call out DIAL briefly here </w:delText>
          </w:r>
        </w:del>
      </w:ins>
      <w:ins w:id="560" w:author="Stephanie Miller" w:date="2016-11-11T16:42:00Z">
        <w:del w:id="561" w:author="Stephanie Miller" w:date="2016-11-15T11:48:00Z">
          <w:r w:rsidR="00AC58EF" w:rsidDel="008866F1">
            <w:rPr>
              <w:rFonts w:ascii="Arial" w:hAnsi="Arial" w:cs="Arial"/>
              <w:color w:val="FF0000"/>
              <w:sz w:val="22"/>
              <w:szCs w:val="22"/>
            </w:rPr>
            <w:delText>there will be a</w:delText>
          </w:r>
        </w:del>
      </w:ins>
      <w:ins w:id="562" w:author="Stephanie Miller" w:date="2016-11-11T16:18:00Z">
        <w:del w:id="563" w:author="Stephanie Miller" w:date="2016-11-15T11:48:00Z">
          <w:r w:rsidR="00AC58EF" w:rsidRPr="002B665E" w:rsidDel="008866F1">
            <w:rPr>
              <w:rFonts w:ascii="Arial" w:hAnsi="Arial" w:cs="Arial"/>
              <w:color w:val="FF0000"/>
              <w:sz w:val="22"/>
              <w:szCs w:val="22"/>
            </w:rPr>
            <w:delText xml:space="preserve"> </w:delText>
          </w:r>
        </w:del>
      </w:ins>
      <w:ins w:id="564" w:author="Stephanie Miller" w:date="2016-11-11T16:41:00Z">
        <w:del w:id="565" w:author="Stephanie Miller" w:date="2016-11-15T11:48:00Z">
          <w:r w:rsidR="00AC58EF" w:rsidDel="008866F1">
            <w:rPr>
              <w:rFonts w:ascii="Arial" w:hAnsi="Arial" w:cs="Arial"/>
              <w:color w:val="FF0000"/>
              <w:sz w:val="22"/>
              <w:szCs w:val="22"/>
            </w:rPr>
            <w:delText xml:space="preserve">reference to </w:delText>
          </w:r>
        </w:del>
      </w:ins>
      <w:ins w:id="566" w:author="Stephanie Miller" w:date="2016-11-11T16:42:00Z">
        <w:del w:id="567" w:author="Stephanie Miller" w:date="2016-11-15T11:48:00Z">
          <w:r w:rsidR="00AC58EF" w:rsidDel="008866F1">
            <w:rPr>
              <w:rFonts w:ascii="Arial" w:hAnsi="Arial" w:cs="Arial"/>
              <w:color w:val="FF0000"/>
              <w:sz w:val="22"/>
              <w:szCs w:val="22"/>
            </w:rPr>
            <w:delText>additional</w:delText>
          </w:r>
        </w:del>
      </w:ins>
      <w:ins w:id="568" w:author="Stephanie Miller" w:date="2016-11-11T16:41:00Z">
        <w:del w:id="569" w:author="Stephanie Miller" w:date="2016-11-15T11:48:00Z">
          <w:r w:rsidR="00AC58EF" w:rsidDel="008866F1">
            <w:rPr>
              <w:rFonts w:ascii="Arial" w:hAnsi="Arial" w:cs="Arial"/>
              <w:color w:val="FF0000"/>
              <w:sz w:val="22"/>
              <w:szCs w:val="22"/>
            </w:rPr>
            <w:delText xml:space="preserve"> </w:delText>
          </w:r>
        </w:del>
      </w:ins>
      <w:ins w:id="570" w:author="Stephanie Miller" w:date="2016-11-11T16:42:00Z">
        <w:del w:id="571" w:author="Stephanie Miller" w:date="2016-11-15T11:48:00Z">
          <w:r w:rsidR="00AC58EF" w:rsidDel="008866F1">
            <w:rPr>
              <w:rFonts w:ascii="Arial" w:hAnsi="Arial" w:cs="Arial"/>
              <w:color w:val="FF0000"/>
              <w:sz w:val="22"/>
              <w:szCs w:val="22"/>
            </w:rPr>
            <w:delText>learning in the resource librbary at end of this course. Should also explain</w:delText>
          </w:r>
        </w:del>
      </w:ins>
      <w:ins w:id="572" w:author="Stephanie Miller" w:date="2016-11-11T16:18:00Z">
        <w:del w:id="573" w:author="Stephanie Miller" w:date="2016-11-15T11:48:00Z">
          <w:r w:rsidR="00C869ED" w:rsidRPr="00D216A1" w:rsidDel="008866F1">
            <w:rPr>
              <w:rFonts w:ascii="Arial" w:hAnsi="Arial" w:cs="Arial"/>
              <w:color w:val="FF0000"/>
              <w:sz w:val="22"/>
              <w:szCs w:val="22"/>
              <w:rPrChange w:id="574" w:author="Stephanie Miller" w:date="2016-11-11T16:41:00Z">
                <w:rPr>
                  <w:rFonts w:ascii="Arial" w:hAnsi="Arial" w:cs="Arial"/>
                  <w:sz w:val="22"/>
                  <w:szCs w:val="22"/>
                </w:rPr>
              </w:rPrChange>
            </w:rPr>
            <w:delText xml:space="preserve"> as needed </w:delText>
          </w:r>
        </w:del>
      </w:ins>
      <w:ins w:id="575" w:author="Stephanie Miller" w:date="2016-11-11T16:42:00Z">
        <w:del w:id="576" w:author="Stephanie Miller" w:date="2016-11-15T11:48:00Z">
          <w:r w:rsidR="00AC58EF" w:rsidDel="008866F1">
            <w:rPr>
              <w:rFonts w:ascii="Arial" w:hAnsi="Arial" w:cs="Arial"/>
              <w:color w:val="FF0000"/>
              <w:sz w:val="22"/>
              <w:szCs w:val="22"/>
            </w:rPr>
            <w:delText>the</w:delText>
          </w:r>
        </w:del>
      </w:ins>
      <w:ins w:id="577" w:author="Stephanie Miller" w:date="2016-11-11T16:18:00Z">
        <w:del w:id="578" w:author="Stephanie Miller" w:date="2016-11-15T11:48:00Z">
          <w:r w:rsidR="00C869ED" w:rsidRPr="00D216A1" w:rsidDel="008866F1">
            <w:rPr>
              <w:rFonts w:ascii="Arial" w:hAnsi="Arial" w:cs="Arial"/>
              <w:color w:val="FF0000"/>
              <w:sz w:val="22"/>
              <w:szCs w:val="22"/>
              <w:rPrChange w:id="579" w:author="Stephanie Miller" w:date="2016-11-11T16:41:00Z">
                <w:rPr>
                  <w:rFonts w:ascii="Arial" w:hAnsi="Arial" w:cs="Arial"/>
                  <w:sz w:val="22"/>
                  <w:szCs w:val="22"/>
                </w:rPr>
              </w:rPrChange>
            </w:rPr>
            <w:delText xml:space="preserve"> focus on operational excellence&gt;</w:delText>
          </w:r>
          <w:r w:rsidR="00C869ED" w:rsidDel="008866F1">
            <w:rPr>
              <w:rFonts w:ascii="Arial" w:hAnsi="Arial" w:cs="Arial"/>
              <w:sz w:val="22"/>
              <w:szCs w:val="22"/>
            </w:rPr>
            <w:delText xml:space="preserve"> </w:delText>
          </w:r>
        </w:del>
      </w:ins>
    </w:p>
    <w:p w14:paraId="749377DF" w14:textId="77777777" w:rsidR="009101B5" w:rsidRPr="001C4F42" w:rsidRDefault="009101B5" w:rsidP="009101B5">
      <w:pPr>
        <w:rPr>
          <w:rFonts w:ascii="Arial" w:hAnsi="Arial" w:cs="Arial"/>
          <w:sz w:val="22"/>
          <w:szCs w:val="22"/>
          <w:u w:val="single"/>
        </w:rPr>
      </w:pPr>
    </w:p>
    <w:p w14:paraId="586AADB5"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3 ICON PLACEMENT</w:t>
      </w:r>
    </w:p>
    <w:p w14:paraId="0F96D0CC" w14:textId="77777777" w:rsidR="009101B5" w:rsidRPr="001C4F42" w:rsidRDefault="00E33BC9" w:rsidP="009101B5">
      <w:pPr>
        <w:rPr>
          <w:rFonts w:ascii="Arial" w:hAnsi="Arial" w:cs="Arial"/>
          <w:sz w:val="22"/>
          <w:szCs w:val="22"/>
        </w:rPr>
      </w:pPr>
      <w:r w:rsidRPr="001C4F42">
        <w:rPr>
          <w:rFonts w:ascii="Arial" w:hAnsi="Arial" w:cs="Arial"/>
          <w:sz w:val="22"/>
          <w:szCs w:val="22"/>
        </w:rPr>
        <w:t xml:space="preserve">Future-Proof the Foundation </w:t>
      </w:r>
    </w:p>
    <w:p w14:paraId="27D4E5FF" w14:textId="77777777" w:rsidR="009101B5" w:rsidRPr="001C4F42" w:rsidRDefault="009101B5" w:rsidP="009101B5">
      <w:pPr>
        <w:rPr>
          <w:rFonts w:ascii="Arial" w:hAnsi="Arial" w:cs="Arial"/>
          <w:b/>
          <w:sz w:val="22"/>
          <w:szCs w:val="22"/>
          <w:u w:val="single"/>
        </w:rPr>
      </w:pPr>
    </w:p>
    <w:p w14:paraId="2D8830D8"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5CC693B3" w14:textId="77777777" w:rsidR="00D13F38" w:rsidRDefault="00D13F38" w:rsidP="009101B5">
      <w:pPr>
        <w:rPr>
          <w:ins w:id="580" w:author="Stephanie Miller" w:date="2016-11-14T14:51:00Z"/>
          <w:rFonts w:ascii="Arial" w:hAnsi="Arial" w:cs="Arial"/>
          <w:sz w:val="22"/>
          <w:szCs w:val="22"/>
        </w:rPr>
      </w:pPr>
      <w:ins w:id="581" w:author="Stephanie Miller" w:date="2016-11-14T14:51:00Z">
        <w:r>
          <w:rPr>
            <w:rFonts w:ascii="Arial" w:hAnsi="Arial" w:cs="Arial"/>
            <w:sz w:val="22"/>
            <w:szCs w:val="22"/>
          </w:rPr>
          <w:t xml:space="preserve">Technology around us </w:t>
        </w:r>
      </w:ins>
      <w:del w:id="582" w:author="Stephanie Miller" w:date="2016-11-14T14:52:00Z">
        <w:r w:rsidR="00E33BC9" w:rsidRPr="001C4F42" w:rsidDel="00D13F38">
          <w:rPr>
            <w:rFonts w:ascii="Arial" w:hAnsi="Arial" w:cs="Arial"/>
            <w:sz w:val="22"/>
            <w:szCs w:val="22"/>
          </w:rPr>
          <w:delText>The main</w:delText>
        </w:r>
      </w:del>
      <w:ins w:id="583" w:author="Stephanie Miller" w:date="2016-11-14T14:52:00Z">
        <w:r>
          <w:rPr>
            <w:rFonts w:ascii="Arial" w:hAnsi="Arial" w:cs="Arial"/>
            <w:sz w:val="22"/>
            <w:szCs w:val="22"/>
          </w:rPr>
          <w:t>and the</w:t>
        </w:r>
      </w:ins>
      <w:r w:rsidR="00E33BC9" w:rsidRPr="001C4F42">
        <w:rPr>
          <w:rFonts w:ascii="Arial" w:hAnsi="Arial" w:cs="Arial"/>
          <w:sz w:val="22"/>
          <w:szCs w:val="22"/>
        </w:rPr>
        <w:t xml:space="preserve"> technology architecture of MDLZ is evolving all the time</w:t>
      </w:r>
      <w:ins w:id="584" w:author="Stephanie Miller" w:date="2016-11-14T14:51:00Z">
        <w:r>
          <w:rPr>
            <w:rFonts w:ascii="Arial" w:hAnsi="Arial" w:cs="Arial"/>
            <w:sz w:val="22"/>
            <w:szCs w:val="22"/>
          </w:rPr>
          <w:t xml:space="preserve">.  </w:t>
        </w:r>
      </w:ins>
    </w:p>
    <w:p w14:paraId="491D33EF" w14:textId="77777777" w:rsidR="009101B5" w:rsidRPr="001C4F42" w:rsidRDefault="00E33BC9" w:rsidP="009101B5">
      <w:pPr>
        <w:rPr>
          <w:rFonts w:ascii="Arial" w:hAnsi="Arial" w:cs="Arial"/>
          <w:sz w:val="22"/>
          <w:szCs w:val="22"/>
        </w:rPr>
      </w:pPr>
      <w:del w:id="585" w:author="Stephanie Miller" w:date="2016-11-14T14:51:00Z">
        <w:r w:rsidRPr="001C4F42" w:rsidDel="00D13F38">
          <w:rPr>
            <w:rFonts w:ascii="Arial" w:hAnsi="Arial" w:cs="Arial"/>
            <w:sz w:val="22"/>
            <w:szCs w:val="22"/>
          </w:rPr>
          <w:delText>.</w:delText>
        </w:r>
      </w:del>
      <w:r w:rsidRPr="001C4F42">
        <w:rPr>
          <w:rFonts w:ascii="Arial" w:hAnsi="Arial" w:cs="Arial"/>
          <w:sz w:val="22"/>
          <w:szCs w:val="22"/>
        </w:rPr>
        <w:t xml:space="preserve"> We </w:t>
      </w:r>
      <w:r w:rsidR="00A33D56" w:rsidRPr="001C4F42">
        <w:rPr>
          <w:rFonts w:ascii="Arial" w:hAnsi="Arial" w:cs="Arial"/>
          <w:sz w:val="22"/>
          <w:szCs w:val="22"/>
        </w:rPr>
        <w:t xml:space="preserve">look </w:t>
      </w:r>
      <w:r w:rsidR="00B87047">
        <w:rPr>
          <w:rFonts w:ascii="Arial" w:hAnsi="Arial" w:cs="Arial"/>
          <w:sz w:val="22"/>
          <w:szCs w:val="22"/>
        </w:rPr>
        <w:t xml:space="preserve">to </w:t>
      </w:r>
      <w:r w:rsidR="00A33D56" w:rsidRPr="001C4F42">
        <w:rPr>
          <w:rFonts w:ascii="Arial" w:hAnsi="Arial" w:cs="Arial"/>
          <w:sz w:val="22"/>
          <w:szCs w:val="22"/>
        </w:rPr>
        <w:t>enable flexibility for MDLZ as a whole</w:t>
      </w:r>
      <w:r w:rsidR="00B87047">
        <w:rPr>
          <w:rFonts w:ascii="Arial" w:hAnsi="Arial" w:cs="Arial"/>
          <w:sz w:val="22"/>
          <w:szCs w:val="22"/>
        </w:rPr>
        <w:t>,</w:t>
      </w:r>
      <w:r w:rsidR="00A33D56" w:rsidRPr="001C4F42">
        <w:rPr>
          <w:rFonts w:ascii="Arial" w:hAnsi="Arial" w:cs="Arial"/>
          <w:sz w:val="22"/>
          <w:szCs w:val="22"/>
        </w:rPr>
        <w:t xml:space="preserve"> </w:t>
      </w:r>
      <w:r w:rsidR="00B87047">
        <w:rPr>
          <w:rFonts w:ascii="Arial" w:hAnsi="Arial" w:cs="Arial"/>
          <w:sz w:val="22"/>
          <w:szCs w:val="22"/>
        </w:rPr>
        <w:t>i</w:t>
      </w:r>
      <w:r w:rsidR="00A33D56" w:rsidRPr="001C4F42">
        <w:rPr>
          <w:rFonts w:ascii="Arial" w:hAnsi="Arial" w:cs="Arial"/>
          <w:sz w:val="22"/>
          <w:szCs w:val="22"/>
        </w:rPr>
        <w:t>ncrease our speed in getting products to market</w:t>
      </w:r>
      <w:r w:rsidR="00B87047">
        <w:rPr>
          <w:rFonts w:ascii="Arial" w:hAnsi="Arial" w:cs="Arial"/>
          <w:sz w:val="22"/>
          <w:szCs w:val="22"/>
        </w:rPr>
        <w:t xml:space="preserve"> and</w:t>
      </w:r>
      <w:r w:rsidR="00A33D56" w:rsidRPr="001C4F42">
        <w:rPr>
          <w:rFonts w:ascii="Arial" w:hAnsi="Arial" w:cs="Arial"/>
          <w:sz w:val="22"/>
          <w:szCs w:val="22"/>
        </w:rPr>
        <w:t xml:space="preserve"> </w:t>
      </w:r>
      <w:r w:rsidR="00B87047">
        <w:rPr>
          <w:rFonts w:ascii="Arial" w:hAnsi="Arial" w:cs="Arial"/>
          <w:sz w:val="22"/>
          <w:szCs w:val="22"/>
        </w:rPr>
        <w:t>i</w:t>
      </w:r>
      <w:r w:rsidR="00A33D56" w:rsidRPr="001C4F42">
        <w:rPr>
          <w:rFonts w:ascii="Arial" w:hAnsi="Arial" w:cs="Arial"/>
          <w:sz w:val="22"/>
          <w:szCs w:val="22"/>
        </w:rPr>
        <w:t xml:space="preserve">mprove consumer engagement, and digital enterprise. All of these things </w:t>
      </w:r>
      <w:ins w:id="586" w:author="Gassmere, Dawn E" w:date="2016-11-07T08:33:00Z">
        <w:r w:rsidR="009906B4">
          <w:rPr>
            <w:rFonts w:ascii="Arial" w:hAnsi="Arial" w:cs="Arial"/>
            <w:sz w:val="22"/>
            <w:szCs w:val="22"/>
          </w:rPr>
          <w:t xml:space="preserve">allow </w:t>
        </w:r>
      </w:ins>
      <w:del w:id="587" w:author="Gassmere, Dawn E" w:date="2016-11-07T08:33:00Z">
        <w:r w:rsidR="00A33D56" w:rsidRPr="001C4F42" w:rsidDel="009906B4">
          <w:rPr>
            <w:rFonts w:ascii="Arial" w:hAnsi="Arial" w:cs="Arial"/>
            <w:sz w:val="22"/>
            <w:szCs w:val="22"/>
          </w:rPr>
          <w:delText xml:space="preserve">mean </w:delText>
        </w:r>
      </w:del>
      <w:r w:rsidR="00A33D56" w:rsidRPr="001C4F42">
        <w:rPr>
          <w:rFonts w:ascii="Arial" w:hAnsi="Arial" w:cs="Arial"/>
          <w:sz w:val="22"/>
          <w:szCs w:val="22"/>
        </w:rPr>
        <w:t xml:space="preserve">MDLZ </w:t>
      </w:r>
      <w:ins w:id="588" w:author="Gassmere, Dawn E" w:date="2016-11-07T08:33:00Z">
        <w:r w:rsidR="009906B4">
          <w:rPr>
            <w:rFonts w:ascii="Arial" w:hAnsi="Arial" w:cs="Arial"/>
            <w:sz w:val="22"/>
            <w:szCs w:val="22"/>
          </w:rPr>
          <w:t xml:space="preserve">to </w:t>
        </w:r>
      </w:ins>
      <w:r w:rsidR="00A33D56" w:rsidRPr="001C4F42">
        <w:rPr>
          <w:rFonts w:ascii="Arial" w:hAnsi="Arial" w:cs="Arial"/>
          <w:sz w:val="22"/>
          <w:szCs w:val="22"/>
        </w:rPr>
        <w:t>maintain</w:t>
      </w:r>
      <w:del w:id="589" w:author="Gassmere, Dawn E" w:date="2016-11-07T08:33:00Z">
        <w:r w:rsidR="00A33D56" w:rsidRPr="001C4F42" w:rsidDel="009906B4">
          <w:rPr>
            <w:rFonts w:ascii="Arial" w:hAnsi="Arial" w:cs="Arial"/>
            <w:sz w:val="22"/>
            <w:szCs w:val="22"/>
          </w:rPr>
          <w:delText>s</w:delText>
        </w:r>
      </w:del>
      <w:r w:rsidR="00A33D56" w:rsidRPr="001C4F42">
        <w:rPr>
          <w:rFonts w:ascii="Arial" w:hAnsi="Arial" w:cs="Arial"/>
          <w:sz w:val="22"/>
          <w:szCs w:val="22"/>
        </w:rPr>
        <w:t xml:space="preserve"> its place as a leading global organization today, tomorrow and beyond. </w:t>
      </w:r>
    </w:p>
    <w:p w14:paraId="005E45F9" w14:textId="77777777" w:rsidR="009101B5" w:rsidRPr="001C4F42" w:rsidRDefault="009101B5" w:rsidP="009101B5">
      <w:pPr>
        <w:rPr>
          <w:rFonts w:ascii="Arial" w:hAnsi="Arial" w:cs="Arial"/>
          <w:sz w:val="22"/>
          <w:szCs w:val="22"/>
        </w:rPr>
      </w:pPr>
    </w:p>
    <w:p w14:paraId="3BAF1562" w14:textId="77777777" w:rsidR="009101B5" w:rsidRPr="003C226E" w:rsidRDefault="009101B5" w:rsidP="009101B5">
      <w:pPr>
        <w:pStyle w:val="Heading2"/>
        <w:rPr>
          <w:rFonts w:ascii="Arial" w:hAnsi="Arial" w:cs="Arial"/>
          <w:color w:val="FFFFFF"/>
        </w:rPr>
      </w:pPr>
      <w:bookmarkStart w:id="590" w:name="_Toc466647017"/>
      <w:r w:rsidRPr="003C226E">
        <w:rPr>
          <w:rFonts w:ascii="Arial" w:hAnsi="Arial" w:cs="Arial"/>
        </w:rPr>
        <w:lastRenderedPageBreak/>
        <w:t xml:space="preserve">SCREEN </w:t>
      </w:r>
      <w:r w:rsidRPr="003C226E">
        <w:rPr>
          <w:rFonts w:ascii="Arial" w:hAnsi="Arial" w:cs="Arial"/>
          <w:color w:val="FFFFFF"/>
        </w:rPr>
        <w:t>02_110</w:t>
      </w:r>
      <w:bookmarkEnd w:id="590"/>
    </w:p>
    <w:p w14:paraId="46D425B9"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53B7F941"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53E224A7" w14:textId="77777777" w:rsidR="009101B5" w:rsidRPr="001C4F42" w:rsidRDefault="009101B5" w:rsidP="009101B5">
      <w:pPr>
        <w:rPr>
          <w:rFonts w:ascii="Arial" w:hAnsi="Arial" w:cs="Arial"/>
          <w:sz w:val="22"/>
          <w:szCs w:val="22"/>
        </w:rPr>
      </w:pPr>
      <w:r w:rsidRPr="001C4F42">
        <w:rPr>
          <w:rFonts w:ascii="Arial" w:hAnsi="Arial" w:cs="Arial"/>
          <w:sz w:val="22"/>
          <w:szCs w:val="22"/>
        </w:rPr>
        <w:t>The learner selects icons on an image to reveal further information, images or media.</w:t>
      </w:r>
    </w:p>
    <w:p w14:paraId="25A5060B" w14:textId="77777777" w:rsidR="009101B5" w:rsidRPr="001C4F42" w:rsidRDefault="009101B5" w:rsidP="009101B5">
      <w:pPr>
        <w:rPr>
          <w:rFonts w:ascii="Arial" w:hAnsi="Arial" w:cs="Arial"/>
          <w:sz w:val="22"/>
          <w:szCs w:val="22"/>
        </w:rPr>
      </w:pPr>
    </w:p>
    <w:p w14:paraId="46E592A3" w14:textId="77777777" w:rsidR="009101B5" w:rsidRPr="001C4F42" w:rsidRDefault="009101B5" w:rsidP="009101B5">
      <w:pPr>
        <w:rPr>
          <w:rFonts w:ascii="Arial" w:hAnsi="Arial" w:cs="Arial"/>
          <w:sz w:val="22"/>
          <w:szCs w:val="22"/>
        </w:rPr>
      </w:pPr>
    </w:p>
    <w:p w14:paraId="70374B5B" w14:textId="77777777" w:rsidR="009101B5" w:rsidRPr="001C4F42" w:rsidRDefault="009101B5" w:rsidP="009101B5">
      <w:pPr>
        <w:rPr>
          <w:rFonts w:ascii="Arial" w:hAnsi="Arial" w:cs="Arial"/>
          <w:b/>
          <w:sz w:val="22"/>
          <w:szCs w:val="22"/>
          <w:u w:val="single"/>
        </w:rPr>
      </w:pPr>
    </w:p>
    <w:p w14:paraId="1452E197"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MAIN IMAGE</w:t>
      </w:r>
    </w:p>
    <w:p w14:paraId="4AA51753" w14:textId="77777777" w:rsidR="009101B5" w:rsidRPr="001C4F42" w:rsidRDefault="00873172" w:rsidP="009101B5">
      <w:pPr>
        <w:rPr>
          <w:rFonts w:ascii="Arial" w:hAnsi="Arial" w:cs="Arial"/>
          <w:sz w:val="22"/>
          <w:szCs w:val="22"/>
        </w:rPr>
      </w:pPr>
      <w:r w:rsidRPr="001C4F42">
        <w:rPr>
          <w:rFonts w:ascii="Arial" w:hAnsi="Arial" w:cs="Arial"/>
          <w:sz w:val="22"/>
          <w:szCs w:val="22"/>
        </w:rPr>
        <w:t xml:space="preserve">The same image as screen 02_100 is displayed, but this time we only see the text: </w:t>
      </w:r>
    </w:p>
    <w:p w14:paraId="3A7CB135" w14:textId="77777777" w:rsidR="00873172" w:rsidRPr="001C4F42" w:rsidRDefault="00873172" w:rsidP="009101B5">
      <w:pPr>
        <w:rPr>
          <w:rFonts w:ascii="Arial" w:hAnsi="Arial" w:cs="Arial"/>
          <w:sz w:val="22"/>
          <w:szCs w:val="22"/>
        </w:rPr>
      </w:pPr>
      <w:r w:rsidRPr="001C4F42">
        <w:rPr>
          <w:rFonts w:ascii="Arial" w:hAnsi="Arial" w:cs="Arial"/>
          <w:sz w:val="22"/>
          <w:szCs w:val="22"/>
        </w:rPr>
        <w:t>Build Capability, reduce Cost and Reduce Complexity</w:t>
      </w:r>
    </w:p>
    <w:p w14:paraId="5CA700DD" w14:textId="77777777" w:rsidR="00873172" w:rsidRPr="001C4F42" w:rsidRDefault="00873172" w:rsidP="009101B5">
      <w:pPr>
        <w:rPr>
          <w:rFonts w:ascii="Arial" w:hAnsi="Arial" w:cs="Arial"/>
          <w:sz w:val="22"/>
          <w:szCs w:val="22"/>
        </w:rPr>
      </w:pPr>
    </w:p>
    <w:p w14:paraId="0DD90A7C" w14:textId="2F784495" w:rsidR="00873172" w:rsidRPr="001C4F42" w:rsidRDefault="00E8599A" w:rsidP="009101B5">
      <w:pPr>
        <w:rPr>
          <w:rFonts w:ascii="Arial" w:hAnsi="Arial" w:cs="Arial"/>
          <w:sz w:val="22"/>
          <w:szCs w:val="22"/>
        </w:rPr>
      </w:pPr>
      <w:r>
        <w:rPr>
          <w:rFonts w:ascii="Arial" w:hAnsi="Arial" w:cs="Arial"/>
          <w:noProof/>
          <w:sz w:val="22"/>
          <w:szCs w:val="22"/>
          <w:lang w:val="en-GB" w:eastAsia="en-GB"/>
        </w:rPr>
        <w:drawing>
          <wp:inline distT="0" distB="0" distL="0" distR="0" wp14:anchorId="2E6C5743" wp14:editId="5DDE2D2F">
            <wp:extent cx="4386580" cy="4259580"/>
            <wp:effectExtent l="0" t="0" r="7620" b="7620"/>
            <wp:docPr id="6" name="Picture 6" descr="Screen%20Shot%202016-10-27%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0-27%20at%20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6580" cy="4259580"/>
                    </a:xfrm>
                    <a:prstGeom prst="rect">
                      <a:avLst/>
                    </a:prstGeom>
                    <a:noFill/>
                    <a:ln>
                      <a:noFill/>
                    </a:ln>
                  </pic:spPr>
                </pic:pic>
              </a:graphicData>
            </a:graphic>
          </wp:inline>
        </w:drawing>
      </w:r>
    </w:p>
    <w:p w14:paraId="5A73F59C" w14:textId="77777777" w:rsidR="009101B5" w:rsidRPr="001C4F42" w:rsidRDefault="009101B5" w:rsidP="009101B5">
      <w:pPr>
        <w:rPr>
          <w:rFonts w:ascii="Arial" w:hAnsi="Arial" w:cs="Arial"/>
          <w:b/>
          <w:sz w:val="22"/>
          <w:szCs w:val="22"/>
          <w:u w:val="single"/>
        </w:rPr>
      </w:pPr>
    </w:p>
    <w:p w14:paraId="2DA25536"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OPENING TEXT</w:t>
      </w:r>
      <w:r w:rsidRPr="001C4F42">
        <w:rPr>
          <w:rFonts w:ascii="Arial" w:hAnsi="Arial" w:cs="Arial"/>
          <w:b/>
          <w:sz w:val="22"/>
          <w:szCs w:val="22"/>
        </w:rPr>
        <w:t xml:space="preserve"> </w:t>
      </w:r>
      <w:r w:rsidRPr="001C4F42">
        <w:rPr>
          <w:rFonts w:ascii="Arial" w:hAnsi="Arial" w:cs="Arial"/>
          <w:b/>
          <w:color w:val="808080"/>
          <w:sz w:val="22"/>
          <w:szCs w:val="22"/>
        </w:rPr>
        <w:t>(30 words max)</w:t>
      </w:r>
    </w:p>
    <w:p w14:paraId="47ABD5E7" w14:textId="77777777" w:rsidR="009101B5" w:rsidRPr="001C4F42" w:rsidRDefault="00873172" w:rsidP="009101B5">
      <w:pPr>
        <w:rPr>
          <w:rFonts w:ascii="Arial" w:hAnsi="Arial" w:cs="Arial"/>
          <w:sz w:val="22"/>
          <w:szCs w:val="22"/>
        </w:rPr>
      </w:pPr>
      <w:del w:id="591" w:author="Gassmere, Dawn E" w:date="2016-11-07T08:34:00Z">
        <w:r w:rsidRPr="001C4F42" w:rsidDel="009906B4">
          <w:rPr>
            <w:rFonts w:ascii="Arial" w:hAnsi="Arial" w:cs="Arial"/>
            <w:sz w:val="22"/>
            <w:szCs w:val="22"/>
          </w:rPr>
          <w:delText xml:space="preserve">You’re probably already keen on measuring success. </w:delText>
        </w:r>
      </w:del>
      <w:r w:rsidRPr="001C4F42">
        <w:rPr>
          <w:rFonts w:ascii="Arial" w:hAnsi="Arial" w:cs="Arial"/>
          <w:sz w:val="22"/>
          <w:szCs w:val="22"/>
        </w:rPr>
        <w:t xml:space="preserve">When you work hard, you want to make sure you have achieved what you set out to do, right? Like you, we are clear that our success is connected to the success of the whole MDLZ world. We measure our achievements against three guiding objectives.  </w:t>
      </w:r>
    </w:p>
    <w:p w14:paraId="2639DE3B" w14:textId="77777777" w:rsidR="009101B5" w:rsidRPr="001C4F42" w:rsidRDefault="009101B5" w:rsidP="009101B5">
      <w:pPr>
        <w:rPr>
          <w:rFonts w:ascii="Arial" w:hAnsi="Arial" w:cs="Arial"/>
          <w:sz w:val="22"/>
          <w:szCs w:val="22"/>
        </w:rPr>
      </w:pPr>
    </w:p>
    <w:p w14:paraId="150F32B6" w14:textId="77777777" w:rsidR="009101B5" w:rsidRPr="00081274" w:rsidRDefault="009101B5" w:rsidP="009101B5">
      <w:pPr>
        <w:rPr>
          <w:rFonts w:ascii="Arial" w:hAnsi="Arial" w:cs="Arial"/>
          <w:sz w:val="22"/>
          <w:szCs w:val="22"/>
          <w:highlight w:val="yellow"/>
          <w:rPrChange w:id="592" w:author="Miller, Stephanie L" w:date="2016-11-07T16:21:00Z">
            <w:rPr>
              <w:rFonts w:ascii="Arial" w:hAnsi="Arial" w:cs="Arial"/>
              <w:sz w:val="22"/>
              <w:szCs w:val="22"/>
            </w:rPr>
          </w:rPrChange>
        </w:rPr>
      </w:pPr>
      <w:r w:rsidRPr="00081274">
        <w:rPr>
          <w:rFonts w:ascii="Arial" w:hAnsi="Arial" w:cs="Arial"/>
          <w:b/>
          <w:sz w:val="22"/>
          <w:szCs w:val="22"/>
          <w:highlight w:val="yellow"/>
          <w:u w:val="single"/>
          <w:rPrChange w:id="593" w:author="Miller, Stephanie L" w:date="2016-11-07T16:21:00Z">
            <w:rPr>
              <w:rFonts w:ascii="Arial" w:hAnsi="Arial" w:cs="Arial"/>
              <w:b/>
              <w:sz w:val="22"/>
              <w:szCs w:val="22"/>
              <w:u w:val="single"/>
            </w:rPr>
          </w:rPrChange>
        </w:rPr>
        <w:t>PROMPT</w:t>
      </w:r>
    </w:p>
    <w:p w14:paraId="03192937" w14:textId="77777777" w:rsidR="009101B5" w:rsidRPr="001C4F42" w:rsidRDefault="009101B5" w:rsidP="009101B5">
      <w:pPr>
        <w:rPr>
          <w:rFonts w:ascii="Arial" w:hAnsi="Arial" w:cs="Arial"/>
          <w:sz w:val="22"/>
          <w:szCs w:val="22"/>
        </w:rPr>
      </w:pPr>
      <w:r w:rsidRPr="00081274">
        <w:rPr>
          <w:rFonts w:ascii="Arial" w:hAnsi="Arial" w:cs="Arial"/>
          <w:sz w:val="22"/>
          <w:szCs w:val="22"/>
          <w:highlight w:val="yellow"/>
          <w:rPrChange w:id="594" w:author="Miller, Stephanie L" w:date="2016-11-07T16:21:00Z">
            <w:rPr>
              <w:rFonts w:ascii="Arial" w:hAnsi="Arial" w:cs="Arial"/>
              <w:sz w:val="22"/>
              <w:szCs w:val="22"/>
            </w:rPr>
          </w:rPrChange>
        </w:rPr>
        <w:t xml:space="preserve">Select each </w:t>
      </w:r>
      <w:r w:rsidR="00873172" w:rsidRPr="00081274">
        <w:rPr>
          <w:rFonts w:ascii="Arial" w:hAnsi="Arial" w:cs="Arial"/>
          <w:sz w:val="22"/>
          <w:szCs w:val="22"/>
          <w:highlight w:val="yellow"/>
          <w:rPrChange w:id="595" w:author="Miller, Stephanie L" w:date="2016-11-07T16:21:00Z">
            <w:rPr>
              <w:rFonts w:ascii="Arial" w:hAnsi="Arial" w:cs="Arial"/>
              <w:sz w:val="22"/>
              <w:szCs w:val="22"/>
            </w:rPr>
          </w:rPrChange>
        </w:rPr>
        <w:t>measure of success to</w:t>
      </w:r>
      <w:r w:rsidRPr="00081274">
        <w:rPr>
          <w:rFonts w:ascii="Arial" w:hAnsi="Arial" w:cs="Arial"/>
          <w:sz w:val="22"/>
          <w:szCs w:val="22"/>
          <w:highlight w:val="yellow"/>
          <w:rPrChange w:id="596" w:author="Miller, Stephanie L" w:date="2016-11-07T16:21:00Z">
            <w:rPr>
              <w:rFonts w:ascii="Arial" w:hAnsi="Arial" w:cs="Arial"/>
              <w:sz w:val="22"/>
              <w:szCs w:val="22"/>
            </w:rPr>
          </w:rPrChange>
        </w:rPr>
        <w:t xml:space="preserve"> find out </w:t>
      </w:r>
      <w:commentRangeStart w:id="597"/>
      <w:r w:rsidRPr="00081274">
        <w:rPr>
          <w:rFonts w:ascii="Arial" w:hAnsi="Arial" w:cs="Arial"/>
          <w:sz w:val="22"/>
          <w:szCs w:val="22"/>
          <w:highlight w:val="yellow"/>
          <w:rPrChange w:id="598" w:author="Miller, Stephanie L" w:date="2016-11-07T16:21:00Z">
            <w:rPr>
              <w:rFonts w:ascii="Arial" w:hAnsi="Arial" w:cs="Arial"/>
              <w:sz w:val="22"/>
              <w:szCs w:val="22"/>
            </w:rPr>
          </w:rPrChange>
        </w:rPr>
        <w:t>more</w:t>
      </w:r>
      <w:commentRangeEnd w:id="597"/>
      <w:r w:rsidR="00081274">
        <w:rPr>
          <w:rStyle w:val="CommentReference"/>
        </w:rPr>
        <w:commentReference w:id="597"/>
      </w:r>
      <w:r w:rsidRPr="00081274">
        <w:rPr>
          <w:rFonts w:ascii="Arial" w:hAnsi="Arial" w:cs="Arial"/>
          <w:sz w:val="22"/>
          <w:szCs w:val="22"/>
          <w:highlight w:val="yellow"/>
          <w:rPrChange w:id="599" w:author="Miller, Stephanie L" w:date="2016-11-07T16:21:00Z">
            <w:rPr>
              <w:rFonts w:ascii="Arial" w:hAnsi="Arial" w:cs="Arial"/>
              <w:sz w:val="22"/>
              <w:szCs w:val="22"/>
            </w:rPr>
          </w:rPrChange>
        </w:rPr>
        <w:t>.</w:t>
      </w:r>
    </w:p>
    <w:p w14:paraId="774EE630" w14:textId="77777777" w:rsidR="009101B5" w:rsidRPr="001C4F42" w:rsidRDefault="009101B5" w:rsidP="009101B5">
      <w:pPr>
        <w:rPr>
          <w:rFonts w:ascii="Arial" w:hAnsi="Arial" w:cs="Arial"/>
          <w:b/>
          <w:sz w:val="22"/>
          <w:szCs w:val="22"/>
          <w:u w:val="single"/>
        </w:rPr>
      </w:pPr>
    </w:p>
    <w:p w14:paraId="28E1BD05"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1 ICON PLACEMENT</w:t>
      </w:r>
    </w:p>
    <w:p w14:paraId="771D43DA" w14:textId="77777777" w:rsidR="009101B5" w:rsidRPr="001C4F42" w:rsidRDefault="00873172" w:rsidP="009101B5">
      <w:pPr>
        <w:rPr>
          <w:rFonts w:ascii="Arial" w:hAnsi="Arial" w:cs="Arial"/>
          <w:sz w:val="22"/>
          <w:szCs w:val="22"/>
        </w:rPr>
      </w:pPr>
      <w:r w:rsidRPr="001C4F42">
        <w:rPr>
          <w:rFonts w:ascii="Arial" w:hAnsi="Arial" w:cs="Arial"/>
          <w:sz w:val="22"/>
          <w:szCs w:val="22"/>
        </w:rPr>
        <w:t>Build Capability</w:t>
      </w:r>
    </w:p>
    <w:p w14:paraId="38C0F6A2" w14:textId="77777777" w:rsidR="009101B5" w:rsidRPr="001C4F42" w:rsidRDefault="009101B5" w:rsidP="009101B5">
      <w:pPr>
        <w:rPr>
          <w:rFonts w:ascii="Arial" w:hAnsi="Arial" w:cs="Arial"/>
          <w:b/>
          <w:sz w:val="22"/>
          <w:szCs w:val="22"/>
          <w:u w:val="single"/>
        </w:rPr>
      </w:pPr>
    </w:p>
    <w:p w14:paraId="5DC2892E"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1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B158BDF" w14:textId="77777777" w:rsidR="00C869ED" w:rsidRPr="001C4F42" w:rsidRDefault="0098509B" w:rsidP="009101B5">
      <w:pPr>
        <w:rPr>
          <w:rFonts w:ascii="Arial" w:hAnsi="Arial" w:cs="Arial"/>
          <w:sz w:val="22"/>
          <w:szCs w:val="22"/>
        </w:rPr>
      </w:pPr>
      <w:r w:rsidRPr="001C4F42">
        <w:rPr>
          <w:rFonts w:ascii="Arial" w:hAnsi="Arial" w:cs="Arial"/>
          <w:sz w:val="22"/>
          <w:szCs w:val="22"/>
        </w:rPr>
        <w:t xml:space="preserve">Building </w:t>
      </w:r>
      <w:commentRangeStart w:id="600"/>
      <w:r w:rsidRPr="001C4F42">
        <w:rPr>
          <w:rFonts w:ascii="Arial" w:hAnsi="Arial" w:cs="Arial"/>
          <w:sz w:val="22"/>
          <w:szCs w:val="22"/>
        </w:rPr>
        <w:t xml:space="preserve">capability </w:t>
      </w:r>
      <w:commentRangeEnd w:id="600"/>
      <w:r w:rsidR="00D13F38">
        <w:rPr>
          <w:rStyle w:val="CommentReference"/>
        </w:rPr>
        <w:commentReference w:id="600"/>
      </w:r>
      <w:r w:rsidRPr="001C4F42">
        <w:rPr>
          <w:rFonts w:ascii="Arial" w:hAnsi="Arial" w:cs="Arial"/>
          <w:sz w:val="22"/>
          <w:szCs w:val="22"/>
        </w:rPr>
        <w:t>means that our work will result in visible top and bottom line growth. This is achieved when we increase organizati</w:t>
      </w:r>
      <w:r w:rsidR="00C4220E" w:rsidRPr="001C4F42">
        <w:rPr>
          <w:rFonts w:ascii="Arial" w:hAnsi="Arial" w:cs="Arial"/>
          <w:sz w:val="22"/>
          <w:szCs w:val="22"/>
        </w:rPr>
        <w:t xml:space="preserve">onal excellence and efficiency. </w:t>
      </w:r>
    </w:p>
    <w:p w14:paraId="54A39B8A" w14:textId="77777777" w:rsidR="009101B5" w:rsidRPr="001C4F42" w:rsidRDefault="009101B5" w:rsidP="009101B5">
      <w:pPr>
        <w:rPr>
          <w:rFonts w:ascii="Arial" w:hAnsi="Arial" w:cs="Arial"/>
          <w:sz w:val="22"/>
          <w:szCs w:val="22"/>
          <w:u w:val="single"/>
        </w:rPr>
      </w:pPr>
    </w:p>
    <w:p w14:paraId="2392D972"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2 ICON PLACEMENT</w:t>
      </w:r>
    </w:p>
    <w:p w14:paraId="53ACBBDC" w14:textId="77777777" w:rsidR="009101B5" w:rsidRPr="001C4F42" w:rsidRDefault="00C4220E" w:rsidP="009101B5">
      <w:pPr>
        <w:rPr>
          <w:rFonts w:ascii="Arial" w:hAnsi="Arial" w:cs="Arial"/>
          <w:sz w:val="22"/>
          <w:szCs w:val="22"/>
        </w:rPr>
      </w:pPr>
      <w:r w:rsidRPr="001C4F42">
        <w:rPr>
          <w:rFonts w:ascii="Arial" w:hAnsi="Arial" w:cs="Arial"/>
          <w:sz w:val="22"/>
          <w:szCs w:val="22"/>
        </w:rPr>
        <w:t>Reduce Complexity</w:t>
      </w:r>
    </w:p>
    <w:p w14:paraId="24AFD1C6" w14:textId="77777777" w:rsidR="009101B5" w:rsidRPr="001C4F42" w:rsidRDefault="009101B5" w:rsidP="009101B5">
      <w:pPr>
        <w:rPr>
          <w:rFonts w:ascii="Arial" w:hAnsi="Arial" w:cs="Arial"/>
          <w:b/>
          <w:sz w:val="22"/>
          <w:szCs w:val="22"/>
          <w:u w:val="single"/>
        </w:rPr>
      </w:pPr>
    </w:p>
    <w:p w14:paraId="080F4D29"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lastRenderedPageBreak/>
        <w:t>REVEAL 2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4E0FC229" w14:textId="77777777" w:rsidR="009101B5" w:rsidRPr="001C4F42" w:rsidRDefault="00C4220E" w:rsidP="009101B5">
      <w:pPr>
        <w:rPr>
          <w:rFonts w:ascii="Arial" w:hAnsi="Arial" w:cs="Arial"/>
          <w:sz w:val="22"/>
          <w:szCs w:val="22"/>
        </w:rPr>
      </w:pPr>
      <w:r w:rsidRPr="001C4F42">
        <w:rPr>
          <w:rFonts w:ascii="Arial" w:hAnsi="Arial" w:cs="Arial"/>
          <w:sz w:val="22"/>
          <w:szCs w:val="22"/>
        </w:rPr>
        <w:t xml:space="preserve">World class </w:t>
      </w:r>
      <w:del w:id="601" w:author="Gassmere, Dawn E" w:date="2016-11-07T07:59:00Z">
        <w:r w:rsidRPr="001C4F42" w:rsidDel="005D5EA2">
          <w:rPr>
            <w:rFonts w:ascii="Arial" w:hAnsi="Arial" w:cs="Arial"/>
            <w:sz w:val="22"/>
            <w:szCs w:val="22"/>
          </w:rPr>
          <w:delText xml:space="preserve">IT </w:delText>
        </w:r>
      </w:del>
      <w:ins w:id="602" w:author="Gassmere, Dawn E" w:date="2016-11-07T07:59:00Z">
        <w:r w:rsidR="005D5EA2">
          <w:rPr>
            <w:rFonts w:ascii="Arial" w:hAnsi="Arial" w:cs="Arial"/>
            <w:sz w:val="22"/>
            <w:szCs w:val="22"/>
          </w:rPr>
          <w:t xml:space="preserve">technology </w:t>
        </w:r>
      </w:ins>
      <w:r w:rsidRPr="001C4F42">
        <w:rPr>
          <w:rFonts w:ascii="Arial" w:hAnsi="Arial" w:cs="Arial"/>
          <w:sz w:val="22"/>
          <w:szCs w:val="22"/>
        </w:rPr>
        <w:t>and process solutions make life simpler. With each project, we aim to make MDLZ a faster, more agile organization. We ask ourselves, have we move</w:t>
      </w:r>
      <w:r w:rsidR="00D11D79">
        <w:rPr>
          <w:rFonts w:ascii="Arial" w:hAnsi="Arial" w:cs="Arial"/>
          <w:sz w:val="22"/>
          <w:szCs w:val="22"/>
        </w:rPr>
        <w:t>d</w:t>
      </w:r>
      <w:r w:rsidRPr="001C4F42">
        <w:rPr>
          <w:rFonts w:ascii="Arial" w:hAnsi="Arial" w:cs="Arial"/>
          <w:sz w:val="22"/>
          <w:szCs w:val="22"/>
        </w:rPr>
        <w:t xml:space="preserve"> towards </w:t>
      </w:r>
      <w:r w:rsidR="00D10056">
        <w:rPr>
          <w:rFonts w:ascii="Arial" w:hAnsi="Arial" w:cs="Arial"/>
          <w:sz w:val="22"/>
          <w:szCs w:val="22"/>
        </w:rPr>
        <w:t xml:space="preserve">having MDLZ </w:t>
      </w:r>
      <w:del w:id="603" w:author="Gassmere, Dawn E" w:date="2016-11-07T08:35:00Z">
        <w:r w:rsidR="00D10056" w:rsidDel="009906B4">
          <w:rPr>
            <w:rFonts w:ascii="Arial" w:hAnsi="Arial" w:cs="Arial"/>
            <w:sz w:val="22"/>
            <w:szCs w:val="22"/>
          </w:rPr>
          <w:delText xml:space="preserve">master </w:delText>
        </w:r>
      </w:del>
      <w:r w:rsidR="00D10056">
        <w:rPr>
          <w:rFonts w:ascii="Arial" w:hAnsi="Arial" w:cs="Arial"/>
          <w:sz w:val="22"/>
          <w:szCs w:val="22"/>
        </w:rPr>
        <w:t xml:space="preserve">data in one source?  </w:t>
      </w:r>
      <w:r w:rsidRPr="001C4F42">
        <w:rPr>
          <w:rFonts w:ascii="Arial" w:hAnsi="Arial" w:cs="Arial"/>
          <w:sz w:val="22"/>
          <w:szCs w:val="22"/>
        </w:rPr>
        <w:t xml:space="preserve">Have </w:t>
      </w:r>
      <w:r w:rsidR="00D10056">
        <w:rPr>
          <w:rFonts w:ascii="Arial" w:hAnsi="Arial" w:cs="Arial"/>
          <w:sz w:val="22"/>
          <w:szCs w:val="22"/>
        </w:rPr>
        <w:t xml:space="preserve">we made the processes and </w:t>
      </w:r>
      <w:del w:id="604" w:author="Gassmere, Dawn E" w:date="2016-11-07T07:59:00Z">
        <w:r w:rsidR="00D10056" w:rsidDel="005D5EA2">
          <w:rPr>
            <w:rFonts w:ascii="Arial" w:hAnsi="Arial" w:cs="Arial"/>
            <w:sz w:val="22"/>
            <w:szCs w:val="22"/>
          </w:rPr>
          <w:delText xml:space="preserve">systems </w:delText>
        </w:r>
      </w:del>
      <w:ins w:id="605" w:author="Gassmere, Dawn E" w:date="2016-11-07T07:59:00Z">
        <w:r w:rsidR="005D5EA2">
          <w:rPr>
            <w:rFonts w:ascii="Arial" w:hAnsi="Arial" w:cs="Arial"/>
            <w:sz w:val="22"/>
            <w:szCs w:val="22"/>
          </w:rPr>
          <w:t xml:space="preserve">technology </w:t>
        </w:r>
      </w:ins>
      <w:r w:rsidR="00D10056">
        <w:rPr>
          <w:rFonts w:ascii="Arial" w:hAnsi="Arial" w:cs="Arial"/>
          <w:sz w:val="22"/>
          <w:szCs w:val="22"/>
        </w:rPr>
        <w:t xml:space="preserve">across MDLZ work </w:t>
      </w:r>
      <w:ins w:id="606" w:author="Gassmere, Dawn E" w:date="2016-11-07T08:36:00Z">
        <w:r w:rsidR="00872D12">
          <w:rPr>
            <w:rFonts w:ascii="Arial" w:hAnsi="Arial" w:cs="Arial"/>
            <w:sz w:val="22"/>
            <w:szCs w:val="22"/>
          </w:rPr>
          <w:t>together</w:t>
        </w:r>
      </w:ins>
      <w:del w:id="607" w:author="Gassmere, Dawn E" w:date="2016-11-07T08:36:00Z">
        <w:r w:rsidR="00D10056" w:rsidDel="00872D12">
          <w:rPr>
            <w:rFonts w:ascii="Arial" w:hAnsi="Arial" w:cs="Arial"/>
            <w:sz w:val="22"/>
            <w:szCs w:val="22"/>
          </w:rPr>
          <w:delText>hard</w:delText>
        </w:r>
      </w:del>
      <w:r w:rsidRPr="001C4F42">
        <w:rPr>
          <w:rFonts w:ascii="Arial" w:hAnsi="Arial" w:cs="Arial"/>
          <w:sz w:val="22"/>
          <w:szCs w:val="22"/>
        </w:rPr>
        <w:t xml:space="preserve">? When we can answer yes, then we are succeeding. </w:t>
      </w:r>
    </w:p>
    <w:p w14:paraId="4D987570" w14:textId="77777777" w:rsidR="009101B5" w:rsidRPr="001C4F42" w:rsidRDefault="009101B5" w:rsidP="009101B5">
      <w:pPr>
        <w:rPr>
          <w:rFonts w:ascii="Arial" w:hAnsi="Arial" w:cs="Arial"/>
          <w:sz w:val="22"/>
          <w:szCs w:val="22"/>
          <w:u w:val="single"/>
        </w:rPr>
      </w:pPr>
    </w:p>
    <w:p w14:paraId="6CDE1BA8" w14:textId="77777777" w:rsidR="009101B5" w:rsidRPr="001C4F42" w:rsidRDefault="009101B5" w:rsidP="009101B5">
      <w:pPr>
        <w:rPr>
          <w:rFonts w:ascii="Arial" w:hAnsi="Arial" w:cs="Arial"/>
          <w:sz w:val="22"/>
          <w:szCs w:val="22"/>
          <w:u w:val="single"/>
        </w:rPr>
      </w:pPr>
    </w:p>
    <w:p w14:paraId="1FD7F14C"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REVEAL 3 ICON PLACEMENT</w:t>
      </w:r>
    </w:p>
    <w:p w14:paraId="3A50AE6D" w14:textId="77777777" w:rsidR="009101B5" w:rsidRPr="001C4F42" w:rsidRDefault="00C4220E" w:rsidP="009101B5">
      <w:pPr>
        <w:rPr>
          <w:rFonts w:ascii="Arial" w:hAnsi="Arial" w:cs="Arial"/>
          <w:sz w:val="22"/>
          <w:szCs w:val="22"/>
        </w:rPr>
      </w:pPr>
      <w:r w:rsidRPr="001C4F42">
        <w:rPr>
          <w:rFonts w:ascii="Arial" w:hAnsi="Arial" w:cs="Arial"/>
          <w:sz w:val="22"/>
          <w:szCs w:val="22"/>
        </w:rPr>
        <w:t>Reduce Cost</w:t>
      </w:r>
    </w:p>
    <w:p w14:paraId="44405FD1" w14:textId="77777777" w:rsidR="00C4220E" w:rsidRPr="001C4F42" w:rsidRDefault="00C4220E" w:rsidP="009101B5">
      <w:pPr>
        <w:rPr>
          <w:rFonts w:ascii="Arial" w:hAnsi="Arial" w:cs="Arial"/>
          <w:b/>
          <w:sz w:val="22"/>
          <w:szCs w:val="22"/>
          <w:u w:val="single"/>
        </w:rPr>
      </w:pPr>
    </w:p>
    <w:p w14:paraId="74A8B50E"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REVEAL 3 TEXT</w:t>
      </w:r>
      <w:r w:rsidRPr="001C4F42">
        <w:rPr>
          <w:rFonts w:ascii="Arial" w:hAnsi="Arial" w:cs="Arial"/>
          <w:b/>
          <w:sz w:val="22"/>
          <w:szCs w:val="22"/>
        </w:rPr>
        <w:t xml:space="preserve"> </w:t>
      </w:r>
      <w:r w:rsidRPr="001C4F42">
        <w:rPr>
          <w:rFonts w:ascii="Arial" w:hAnsi="Arial" w:cs="Arial"/>
          <w:b/>
          <w:color w:val="808080"/>
          <w:sz w:val="22"/>
          <w:szCs w:val="22"/>
        </w:rPr>
        <w:t>(50 words max)</w:t>
      </w:r>
    </w:p>
    <w:p w14:paraId="0736DC04" w14:textId="77777777" w:rsidR="005674B4" w:rsidRPr="001C4F42" w:rsidRDefault="005674B4" w:rsidP="005674B4">
      <w:pPr>
        <w:rPr>
          <w:ins w:id="608" w:author="Miller, Stephanie L" w:date="2016-11-09T13:10:00Z"/>
          <w:rFonts w:ascii="Arial" w:hAnsi="Arial" w:cs="Arial"/>
          <w:sz w:val="22"/>
          <w:szCs w:val="22"/>
        </w:rPr>
      </w:pPr>
      <w:ins w:id="609" w:author="Miller, Stephanie L" w:date="2016-11-09T13:10:00Z">
        <w:r w:rsidRPr="001C4F42">
          <w:rPr>
            <w:rFonts w:ascii="Arial" w:hAnsi="Arial" w:cs="Arial"/>
            <w:sz w:val="22"/>
            <w:szCs w:val="22"/>
          </w:rPr>
          <w:t xml:space="preserve">Reducing cost is something we all strive for, but in ITS it means making our own processes more efficient, and reducing cost for MDLZ on a global level. We ask ourselves: Have we moved towards more engaging user experiences? Are we making people more self-sufficient? </w:t>
        </w:r>
        <w:r>
          <w:rPr>
            <w:rFonts w:ascii="Arial" w:hAnsi="Arial" w:cs="Arial"/>
            <w:sz w:val="22"/>
            <w:szCs w:val="22"/>
          </w:rPr>
          <w:t xml:space="preserve">Are we being ruthless in the technology choices we make and ensuring anything outside of our portfolio is quickly retired?  Are we keeping our </w:t>
        </w:r>
        <w:proofErr w:type="gramStart"/>
        <w:r>
          <w:rPr>
            <w:rFonts w:ascii="Arial" w:hAnsi="Arial" w:cs="Arial"/>
            <w:sz w:val="22"/>
            <w:szCs w:val="22"/>
          </w:rPr>
          <w:t>costs  within</w:t>
        </w:r>
        <w:proofErr w:type="gramEnd"/>
        <w:r>
          <w:rPr>
            <w:rFonts w:ascii="Arial" w:hAnsi="Arial" w:cs="Arial"/>
            <w:sz w:val="22"/>
            <w:szCs w:val="22"/>
          </w:rPr>
          <w:t xml:space="preserve"> a competitive </w:t>
        </w:r>
        <w:commentRangeStart w:id="610"/>
        <w:r>
          <w:rPr>
            <w:rFonts w:ascii="Arial" w:hAnsi="Arial" w:cs="Arial"/>
            <w:sz w:val="22"/>
            <w:szCs w:val="22"/>
          </w:rPr>
          <w:t>range</w:t>
        </w:r>
        <w:commentRangeEnd w:id="610"/>
        <w:r>
          <w:rPr>
            <w:rStyle w:val="CommentReference"/>
          </w:rPr>
          <w:commentReference w:id="610"/>
        </w:r>
        <w:r w:rsidRPr="001C4F42">
          <w:rPr>
            <w:rFonts w:ascii="Arial" w:hAnsi="Arial" w:cs="Arial"/>
            <w:sz w:val="22"/>
            <w:szCs w:val="22"/>
          </w:rPr>
          <w:t xml:space="preserve">? </w:t>
        </w:r>
      </w:ins>
    </w:p>
    <w:p w14:paraId="5EA337BA" w14:textId="77777777" w:rsidR="009101B5" w:rsidRPr="001C4F42" w:rsidDel="005674B4" w:rsidRDefault="00C4220E" w:rsidP="009101B5">
      <w:pPr>
        <w:rPr>
          <w:del w:id="611" w:author="Miller, Stephanie L" w:date="2016-11-09T13:10:00Z"/>
          <w:rFonts w:ascii="Arial" w:hAnsi="Arial" w:cs="Arial"/>
          <w:sz w:val="22"/>
          <w:szCs w:val="22"/>
        </w:rPr>
      </w:pPr>
      <w:del w:id="612" w:author="Miller, Stephanie L" w:date="2016-11-09T13:10:00Z">
        <w:r w:rsidRPr="001C4F42" w:rsidDel="005674B4">
          <w:rPr>
            <w:rFonts w:ascii="Arial" w:hAnsi="Arial" w:cs="Arial"/>
            <w:sz w:val="22"/>
            <w:szCs w:val="22"/>
          </w:rPr>
          <w:delText xml:space="preserve">Reducing cost is something we all strive for, but in ITS </w:delText>
        </w:r>
        <w:r w:rsidR="00561CB3" w:rsidRPr="001C4F42" w:rsidDel="005674B4">
          <w:rPr>
            <w:rFonts w:ascii="Arial" w:hAnsi="Arial" w:cs="Arial"/>
            <w:sz w:val="22"/>
            <w:szCs w:val="22"/>
          </w:rPr>
          <w:delText xml:space="preserve">it means making our own processes more efficient, and reducing cost for MDLZ on a global level. We ask ourselves: Have we moved towards more engaging user experiences? Are we making people more self-sufficient? </w:delText>
        </w:r>
        <w:r w:rsidR="00D10056" w:rsidDel="005674B4">
          <w:rPr>
            <w:rFonts w:ascii="Arial" w:hAnsi="Arial" w:cs="Arial"/>
            <w:sz w:val="22"/>
            <w:szCs w:val="22"/>
          </w:rPr>
          <w:delText xml:space="preserve">Are we keeping our costs to within </w:delText>
        </w:r>
      </w:del>
      <w:ins w:id="613" w:author="Gassmere, Dawn E" w:date="2016-11-07T08:36:00Z">
        <w:del w:id="614" w:author="Miller, Stephanie L" w:date="2016-11-09T13:10:00Z">
          <w:r w:rsidR="00872D12" w:rsidDel="005674B4">
            <w:rPr>
              <w:rFonts w:ascii="Arial" w:hAnsi="Arial" w:cs="Arial"/>
              <w:sz w:val="22"/>
              <w:szCs w:val="22"/>
            </w:rPr>
            <w:delText xml:space="preserve">a </w:delText>
          </w:r>
        </w:del>
      </w:ins>
      <w:del w:id="615" w:author="Miller, Stephanie L" w:date="2016-11-09T13:10:00Z">
        <w:r w:rsidR="00D10056" w:rsidDel="005674B4">
          <w:rPr>
            <w:rFonts w:ascii="Arial" w:hAnsi="Arial" w:cs="Arial"/>
            <w:sz w:val="22"/>
            <w:szCs w:val="22"/>
          </w:rPr>
          <w:delText xml:space="preserve">the most competitive </w:delText>
        </w:r>
        <w:commentRangeStart w:id="616"/>
        <w:r w:rsidR="00D10056" w:rsidDel="005674B4">
          <w:rPr>
            <w:rFonts w:ascii="Arial" w:hAnsi="Arial" w:cs="Arial"/>
            <w:sz w:val="22"/>
            <w:szCs w:val="22"/>
          </w:rPr>
          <w:delText>range</w:delText>
        </w:r>
        <w:commentRangeEnd w:id="616"/>
        <w:r w:rsidR="00081274" w:rsidDel="005674B4">
          <w:rPr>
            <w:rStyle w:val="CommentReference"/>
          </w:rPr>
          <w:commentReference w:id="616"/>
        </w:r>
        <w:r w:rsidR="00561CB3" w:rsidRPr="001C4F42" w:rsidDel="005674B4">
          <w:rPr>
            <w:rFonts w:ascii="Arial" w:hAnsi="Arial" w:cs="Arial"/>
            <w:sz w:val="22"/>
            <w:szCs w:val="22"/>
          </w:rPr>
          <w:delText xml:space="preserve">? </w:delText>
        </w:r>
      </w:del>
    </w:p>
    <w:p w14:paraId="369DD634" w14:textId="77777777" w:rsidR="009101B5" w:rsidRPr="001C4F42" w:rsidRDefault="009101B5" w:rsidP="009101B5">
      <w:pPr>
        <w:rPr>
          <w:rFonts w:ascii="Arial" w:hAnsi="Arial" w:cs="Arial"/>
          <w:sz w:val="22"/>
          <w:szCs w:val="22"/>
        </w:rPr>
      </w:pPr>
    </w:p>
    <w:p w14:paraId="602F577D" w14:textId="77777777" w:rsidR="009101B5" w:rsidRPr="003C226E" w:rsidRDefault="009101B5" w:rsidP="009101B5">
      <w:pPr>
        <w:pStyle w:val="Heading2"/>
        <w:rPr>
          <w:rFonts w:ascii="Arial" w:hAnsi="Arial" w:cs="Arial"/>
          <w:color w:val="FFFFFF"/>
        </w:rPr>
      </w:pPr>
      <w:bookmarkStart w:id="617" w:name="_Toc466647018"/>
      <w:r w:rsidRPr="003C226E">
        <w:rPr>
          <w:rFonts w:ascii="Arial" w:hAnsi="Arial" w:cs="Arial"/>
        </w:rPr>
        <w:lastRenderedPageBreak/>
        <w:t xml:space="preserve">SCREEN </w:t>
      </w:r>
      <w:r w:rsidRPr="003C226E">
        <w:rPr>
          <w:rFonts w:ascii="Arial" w:hAnsi="Arial" w:cs="Arial"/>
          <w:color w:val="FFFFFF"/>
        </w:rPr>
        <w:t>02_1</w:t>
      </w:r>
      <w:r w:rsidR="00FD4CAA" w:rsidRPr="003C226E">
        <w:rPr>
          <w:rFonts w:ascii="Arial" w:hAnsi="Arial" w:cs="Arial"/>
          <w:color w:val="FFFFFF"/>
        </w:rPr>
        <w:t>2</w:t>
      </w:r>
      <w:r w:rsidRPr="003C226E">
        <w:rPr>
          <w:rFonts w:ascii="Arial" w:hAnsi="Arial" w:cs="Arial"/>
          <w:color w:val="FFFFFF"/>
        </w:rPr>
        <w:t>0</w:t>
      </w:r>
      <w:bookmarkEnd w:id="617"/>
    </w:p>
    <w:p w14:paraId="133C4502"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proofErr w:type="spellStart"/>
      <w:r w:rsidRPr="003C226E">
        <w:rPr>
          <w:rFonts w:ascii="Arial" w:hAnsi="Arial" w:cs="Arial"/>
        </w:rPr>
        <w:t>Photostory</w:t>
      </w:r>
      <w:proofErr w:type="spellEnd"/>
    </w:p>
    <w:p w14:paraId="0A30151A" w14:textId="77777777" w:rsidR="009101B5" w:rsidRPr="001C4F42" w:rsidRDefault="009101B5" w:rsidP="009101B5">
      <w:pPr>
        <w:rPr>
          <w:rFonts w:ascii="Arial" w:hAnsi="Arial" w:cs="Arial"/>
          <w:sz w:val="22"/>
          <w:szCs w:val="22"/>
        </w:rPr>
      </w:pPr>
    </w:p>
    <w:p w14:paraId="71A642D6"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125EF505" w14:textId="77777777" w:rsidR="009101B5" w:rsidRPr="001C4F42" w:rsidRDefault="009101B5" w:rsidP="009101B5">
      <w:pPr>
        <w:rPr>
          <w:rFonts w:ascii="Arial" w:hAnsi="Arial" w:cs="Arial"/>
          <w:b/>
          <w:sz w:val="22"/>
          <w:szCs w:val="22"/>
          <w:u w:val="single"/>
        </w:rPr>
      </w:pPr>
    </w:p>
    <w:p w14:paraId="5FEA7C3C" w14:textId="77777777" w:rsidR="009101B5" w:rsidRPr="001C4F42" w:rsidRDefault="009101B5" w:rsidP="009101B5">
      <w:pPr>
        <w:rPr>
          <w:rFonts w:ascii="Arial" w:hAnsi="Arial" w:cs="Arial"/>
          <w:sz w:val="22"/>
          <w:szCs w:val="22"/>
        </w:rPr>
      </w:pPr>
      <w:r w:rsidRPr="001C4F42">
        <w:rPr>
          <w:rFonts w:ascii="Arial" w:hAnsi="Arial" w:cs="Arial"/>
          <w:sz w:val="22"/>
          <w:szCs w:val="22"/>
        </w:rPr>
        <w:t>A series of images with text that the learner explores in a fixed sequence that provides a linear narrative.</w:t>
      </w:r>
      <w:r w:rsidRPr="001C4F42">
        <w:rPr>
          <w:rFonts w:ascii="Arial" w:hAnsi="Arial" w:cs="Arial"/>
          <w:b/>
          <w:sz w:val="22"/>
          <w:szCs w:val="22"/>
        </w:rPr>
        <w:t xml:space="preserve"> </w:t>
      </w:r>
      <w:r w:rsidRPr="001C4F42">
        <w:rPr>
          <w:rFonts w:ascii="Arial" w:hAnsi="Arial" w:cs="Arial"/>
          <w:sz w:val="22"/>
          <w:szCs w:val="22"/>
        </w:rPr>
        <w:t xml:space="preserve">The text in each </w:t>
      </w:r>
    </w:p>
    <w:p w14:paraId="41ACE536" w14:textId="77777777" w:rsidR="009101B5" w:rsidRPr="001C4F42" w:rsidRDefault="009101B5" w:rsidP="009101B5">
      <w:pPr>
        <w:rPr>
          <w:rFonts w:ascii="Arial" w:hAnsi="Arial" w:cs="Arial"/>
          <w:sz w:val="22"/>
          <w:szCs w:val="22"/>
        </w:rPr>
      </w:pPr>
    </w:p>
    <w:p w14:paraId="20E2132C" w14:textId="77777777" w:rsidR="009101B5" w:rsidRDefault="00561CB3" w:rsidP="009101B5">
      <w:pPr>
        <w:rPr>
          <w:ins w:id="618" w:author="Ben  Pester" w:date="2016-11-29T10:33:00Z"/>
          <w:rFonts w:ascii="Arial" w:hAnsi="Arial" w:cs="Arial"/>
          <w:sz w:val="22"/>
          <w:szCs w:val="22"/>
        </w:rPr>
      </w:pPr>
      <w:r w:rsidRPr="001C4F42">
        <w:rPr>
          <w:rFonts w:ascii="Arial" w:hAnsi="Arial" w:cs="Arial"/>
          <w:sz w:val="22"/>
          <w:szCs w:val="22"/>
        </w:rPr>
        <w:t>Key people from MDLZ functions</w:t>
      </w:r>
      <w:ins w:id="619" w:author="Ben  Pester" w:date="2016-11-11T10:36:00Z">
        <w:r w:rsidR="00877942">
          <w:rPr>
            <w:rFonts w:ascii="Arial" w:hAnsi="Arial" w:cs="Arial"/>
            <w:sz w:val="22"/>
            <w:szCs w:val="22"/>
          </w:rPr>
          <w:t xml:space="preserve"> – represented as images or illustrations -</w:t>
        </w:r>
      </w:ins>
      <w:r w:rsidRPr="001C4F42">
        <w:rPr>
          <w:rFonts w:ascii="Arial" w:hAnsi="Arial" w:cs="Arial"/>
          <w:sz w:val="22"/>
          <w:szCs w:val="22"/>
        </w:rPr>
        <w:t xml:space="preserve"> will describe how</w:t>
      </w:r>
      <w:ins w:id="620" w:author="Ben  Pester" w:date="2016-11-17T16:07:00Z">
        <w:r w:rsidR="00254DC9">
          <w:rPr>
            <w:rFonts w:ascii="Arial" w:hAnsi="Arial" w:cs="Arial"/>
            <w:sz w:val="22"/>
            <w:szCs w:val="22"/>
          </w:rPr>
          <w:t xml:space="preserve"> a particular</w:t>
        </w:r>
      </w:ins>
      <w:r w:rsidRPr="001C4F42">
        <w:rPr>
          <w:rFonts w:ascii="Arial" w:hAnsi="Arial" w:cs="Arial"/>
          <w:sz w:val="22"/>
          <w:szCs w:val="22"/>
        </w:rPr>
        <w:t xml:space="preserve"> ITS solution</w:t>
      </w:r>
      <w:ins w:id="621" w:author="Ben  Pester" w:date="2016-11-17T16:08:00Z">
        <w:r w:rsidR="00254DC9">
          <w:rPr>
            <w:rFonts w:ascii="Arial" w:hAnsi="Arial" w:cs="Arial"/>
            <w:sz w:val="22"/>
            <w:szCs w:val="22"/>
          </w:rPr>
          <w:t xml:space="preserve"> has</w:t>
        </w:r>
      </w:ins>
      <w:r w:rsidRPr="001C4F42">
        <w:rPr>
          <w:rFonts w:ascii="Arial" w:hAnsi="Arial" w:cs="Arial"/>
          <w:sz w:val="22"/>
          <w:szCs w:val="22"/>
        </w:rPr>
        <w:t xml:space="preserve"> been successfully delivered, and how they work now. </w:t>
      </w:r>
    </w:p>
    <w:p w14:paraId="354161A6" w14:textId="77777777" w:rsidR="006B76E6" w:rsidRDefault="006B76E6" w:rsidP="009101B5">
      <w:pPr>
        <w:rPr>
          <w:ins w:id="622" w:author="Ben  Pester" w:date="2016-11-29T10:33:00Z"/>
          <w:rFonts w:ascii="Arial" w:hAnsi="Arial" w:cs="Arial"/>
          <w:sz w:val="22"/>
          <w:szCs w:val="22"/>
        </w:rPr>
      </w:pPr>
    </w:p>
    <w:p w14:paraId="0B3CDBFD" w14:textId="77777777" w:rsidR="006B76E6" w:rsidRPr="001C4F42" w:rsidRDefault="006B76E6" w:rsidP="009101B5">
      <w:pPr>
        <w:rPr>
          <w:rFonts w:ascii="Arial" w:hAnsi="Arial" w:cs="Arial"/>
          <w:sz w:val="22"/>
          <w:szCs w:val="22"/>
        </w:rPr>
      </w:pPr>
    </w:p>
    <w:p w14:paraId="1C064E90" w14:textId="77777777" w:rsidR="009101B5" w:rsidRPr="001C4F42" w:rsidRDefault="009101B5" w:rsidP="009101B5">
      <w:pPr>
        <w:rPr>
          <w:rFonts w:ascii="Arial" w:hAnsi="Arial" w:cs="Arial"/>
          <w:b/>
          <w:sz w:val="22"/>
          <w:szCs w:val="22"/>
          <w:u w:val="single"/>
        </w:rPr>
      </w:pPr>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4A0" w:firstRow="1" w:lastRow="0" w:firstColumn="1" w:lastColumn="0" w:noHBand="0" w:noVBand="1"/>
      </w:tblPr>
      <w:tblGrid>
        <w:gridCol w:w="1101"/>
        <w:gridCol w:w="3118"/>
        <w:gridCol w:w="5670"/>
      </w:tblGrid>
      <w:tr w:rsidR="009101B5" w:rsidRPr="001C4F42" w14:paraId="4F0C7668" w14:textId="77777777" w:rsidTr="00031F66">
        <w:tc>
          <w:tcPr>
            <w:tcW w:w="1101" w:type="dxa"/>
            <w:shd w:val="clear" w:color="auto" w:fill="36424A"/>
          </w:tcPr>
          <w:p w14:paraId="39009A0B" w14:textId="77777777" w:rsidR="009101B5" w:rsidRPr="001C4F42" w:rsidRDefault="009101B5" w:rsidP="00031F66">
            <w:pPr>
              <w:jc w:val="center"/>
              <w:rPr>
                <w:rFonts w:ascii="Arial" w:hAnsi="Arial" w:cs="Arial"/>
                <w:b/>
                <w:color w:val="B1B94B"/>
                <w:sz w:val="22"/>
                <w:szCs w:val="22"/>
              </w:rPr>
            </w:pPr>
            <w:commentRangeStart w:id="623"/>
            <w:commentRangeStart w:id="624"/>
            <w:r w:rsidRPr="001C4F42">
              <w:rPr>
                <w:rFonts w:ascii="Arial" w:hAnsi="Arial" w:cs="Arial"/>
                <w:b/>
                <w:color w:val="B1B94B"/>
                <w:sz w:val="22"/>
                <w:szCs w:val="22"/>
              </w:rPr>
              <w:t>Frame</w:t>
            </w:r>
          </w:p>
        </w:tc>
        <w:tc>
          <w:tcPr>
            <w:tcW w:w="3118" w:type="dxa"/>
            <w:shd w:val="clear" w:color="auto" w:fill="36424A"/>
          </w:tcPr>
          <w:p w14:paraId="67226685" w14:textId="77777777" w:rsidR="009101B5" w:rsidRPr="001C4F42" w:rsidRDefault="009101B5" w:rsidP="00031F66">
            <w:pPr>
              <w:jc w:val="center"/>
              <w:rPr>
                <w:rFonts w:ascii="Arial" w:hAnsi="Arial" w:cs="Arial"/>
                <w:b/>
                <w:color w:val="B1B94B"/>
                <w:sz w:val="22"/>
                <w:szCs w:val="22"/>
              </w:rPr>
            </w:pPr>
            <w:r w:rsidRPr="001C4F42">
              <w:rPr>
                <w:rFonts w:ascii="Arial" w:hAnsi="Arial" w:cs="Arial"/>
                <w:b/>
                <w:color w:val="B1B94B"/>
                <w:sz w:val="22"/>
                <w:szCs w:val="22"/>
              </w:rPr>
              <w:t>Picture</w:t>
            </w:r>
          </w:p>
        </w:tc>
        <w:tc>
          <w:tcPr>
            <w:tcW w:w="5670" w:type="dxa"/>
            <w:shd w:val="clear" w:color="auto" w:fill="36424A"/>
          </w:tcPr>
          <w:p w14:paraId="2DC3E3F2" w14:textId="77777777" w:rsidR="009101B5" w:rsidRPr="001C4F42" w:rsidRDefault="009101B5" w:rsidP="00031F66">
            <w:pPr>
              <w:jc w:val="center"/>
              <w:rPr>
                <w:rFonts w:ascii="Arial" w:hAnsi="Arial" w:cs="Arial"/>
                <w:b/>
                <w:color w:val="B1B94B"/>
                <w:sz w:val="22"/>
                <w:szCs w:val="22"/>
              </w:rPr>
            </w:pPr>
            <w:r w:rsidRPr="001C4F42">
              <w:rPr>
                <w:rFonts w:ascii="Arial" w:hAnsi="Arial" w:cs="Arial"/>
                <w:b/>
                <w:color w:val="B1B94B"/>
                <w:sz w:val="22"/>
                <w:szCs w:val="22"/>
              </w:rPr>
              <w:t>Text (Max 15 words per speech/caption)</w:t>
            </w:r>
            <w:commentRangeEnd w:id="623"/>
            <w:r w:rsidR="00081274">
              <w:rPr>
                <w:rStyle w:val="CommentReference"/>
              </w:rPr>
              <w:commentReference w:id="623"/>
            </w:r>
            <w:commentRangeEnd w:id="624"/>
            <w:r w:rsidR="00440AA4">
              <w:rPr>
                <w:rStyle w:val="CommentReference"/>
              </w:rPr>
              <w:commentReference w:id="624"/>
            </w:r>
          </w:p>
        </w:tc>
      </w:tr>
      <w:tr w:rsidR="009101B5" w:rsidRPr="001C4F42" w14:paraId="67A1CA6D" w14:textId="77777777" w:rsidTr="00031F66">
        <w:tc>
          <w:tcPr>
            <w:tcW w:w="1101" w:type="dxa"/>
            <w:shd w:val="clear" w:color="auto" w:fill="36424A"/>
          </w:tcPr>
          <w:p w14:paraId="2C27562A"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1</w:t>
            </w:r>
          </w:p>
        </w:tc>
        <w:tc>
          <w:tcPr>
            <w:tcW w:w="3118" w:type="dxa"/>
          </w:tcPr>
          <w:p w14:paraId="7C214FB0" w14:textId="77777777" w:rsidR="009101B5" w:rsidRPr="001C4F42" w:rsidRDefault="00984865" w:rsidP="00561CB3">
            <w:pPr>
              <w:rPr>
                <w:rFonts w:ascii="Arial" w:hAnsi="Arial" w:cs="Arial"/>
                <w:sz w:val="22"/>
                <w:szCs w:val="22"/>
              </w:rPr>
            </w:pPr>
            <w:ins w:id="625" w:author="Ben  Pester" w:date="2016-11-17T17:32:00Z">
              <w:r>
                <w:rPr>
                  <w:rFonts w:ascii="Arial" w:hAnsi="Arial" w:cs="Arial"/>
                  <w:sz w:val="22"/>
                  <w:szCs w:val="22"/>
                </w:rPr>
                <w:t xml:space="preserve">A factory machine operator is smiling, using their machine. A colleague is checking output on a screen </w:t>
              </w:r>
            </w:ins>
            <w:r w:rsidR="00561CB3" w:rsidRPr="001C4F42">
              <w:rPr>
                <w:rFonts w:ascii="Arial" w:hAnsi="Arial" w:cs="Arial"/>
                <w:sz w:val="22"/>
                <w:szCs w:val="22"/>
              </w:rPr>
              <w:t xml:space="preserve"> </w:t>
            </w:r>
          </w:p>
        </w:tc>
        <w:tc>
          <w:tcPr>
            <w:tcW w:w="5670" w:type="dxa"/>
          </w:tcPr>
          <w:p w14:paraId="2145D860" w14:textId="4DAC04F5" w:rsidR="002033C5" w:rsidRPr="00792883" w:rsidRDefault="009101B5" w:rsidP="00031F66">
            <w:pPr>
              <w:rPr>
                <w:ins w:id="626" w:author="Adam Boothroyd" w:date="2016-11-28T10:25:00Z"/>
                <w:rFonts w:ascii="Arial" w:hAnsi="Arial" w:cs="Arial"/>
                <w:b/>
                <w:sz w:val="22"/>
                <w:szCs w:val="22"/>
                <w:u w:val="single"/>
                <w:rPrChange w:id="627" w:author="Adam Boothroyd" w:date="2016-11-28T10:25:00Z">
                  <w:rPr>
                    <w:ins w:id="628" w:author="Adam Boothroyd" w:date="2016-11-28T10:25:00Z"/>
                    <w:rFonts w:ascii="Arial" w:hAnsi="Arial" w:cs="Arial"/>
                    <w:b/>
                    <w:sz w:val="22"/>
                    <w:szCs w:val="22"/>
                  </w:rPr>
                </w:rPrChange>
              </w:rPr>
            </w:pPr>
            <w:del w:id="629" w:author="Adam Boothroyd" w:date="2016-11-28T10:25:00Z">
              <w:r w:rsidRPr="00792883" w:rsidDel="002033C5">
                <w:rPr>
                  <w:rFonts w:ascii="Arial" w:hAnsi="Arial" w:cs="Arial"/>
                  <w:b/>
                  <w:sz w:val="22"/>
                  <w:szCs w:val="22"/>
                  <w:u w:val="single"/>
                  <w:rPrChange w:id="630" w:author="Adam Boothroyd" w:date="2016-11-28T10:25:00Z">
                    <w:rPr>
                      <w:rFonts w:ascii="Arial" w:hAnsi="Arial" w:cs="Arial"/>
                      <w:b/>
                      <w:sz w:val="22"/>
                      <w:szCs w:val="22"/>
                    </w:rPr>
                  </w:rPrChange>
                </w:rPr>
                <w:delText>Caption:</w:delText>
              </w:r>
            </w:del>
            <w:ins w:id="631" w:author="Adam Boothroyd" w:date="2016-11-28T10:28:00Z">
              <w:r w:rsidR="00B50CBF">
                <w:rPr>
                  <w:rFonts w:ascii="Arial" w:hAnsi="Arial" w:cs="Arial"/>
                  <w:b/>
                  <w:sz w:val="22"/>
                  <w:szCs w:val="22"/>
                  <w:u w:val="single"/>
                </w:rPr>
                <w:t>TEXT</w:t>
              </w:r>
            </w:ins>
          </w:p>
          <w:p w14:paraId="24FB0940" w14:textId="3DE4D4C6" w:rsidR="009101B5" w:rsidRDefault="009101B5" w:rsidP="00031F66">
            <w:pPr>
              <w:rPr>
                <w:rFonts w:ascii="Arial" w:hAnsi="Arial" w:cs="Arial"/>
                <w:sz w:val="22"/>
                <w:szCs w:val="22"/>
              </w:rPr>
            </w:pPr>
            <w:del w:id="632" w:author="Adam Boothroyd" w:date="2016-11-28T10:25:00Z">
              <w:r w:rsidRPr="001C4F42" w:rsidDel="002033C5">
                <w:rPr>
                  <w:rFonts w:ascii="Arial" w:hAnsi="Arial" w:cs="Arial"/>
                  <w:sz w:val="22"/>
                  <w:szCs w:val="22"/>
                </w:rPr>
                <w:delText xml:space="preserve"> </w:delText>
              </w:r>
            </w:del>
            <w:ins w:id="633" w:author="Ben  Pester" w:date="2016-11-17T17:32:00Z">
              <w:r w:rsidR="00984865">
                <w:rPr>
                  <w:rFonts w:ascii="Arial" w:hAnsi="Arial" w:cs="Arial"/>
                  <w:sz w:val="22"/>
                  <w:szCs w:val="22"/>
                </w:rPr>
                <w:t xml:space="preserve">In manufacturing, we aim for zero waste in our factories. </w:t>
              </w:r>
            </w:ins>
            <w:ins w:id="634" w:author="Ben  Pester" w:date="2016-11-29T10:34:00Z">
              <w:r w:rsidR="00EA7A62">
                <w:rPr>
                  <w:rFonts w:ascii="Arial" w:hAnsi="Arial" w:cs="Arial"/>
                  <w:sz w:val="22"/>
                  <w:szCs w:val="22"/>
                </w:rPr>
                <w:t xml:space="preserve">Let’s take a look at how ITS helps make this happen, and empower growth in manufacturing. </w:t>
              </w:r>
            </w:ins>
          </w:p>
          <w:p w14:paraId="4D9EAEE5" w14:textId="77777777" w:rsidR="00440AA4" w:rsidRPr="001C4F42" w:rsidRDefault="00440AA4" w:rsidP="00031F66">
            <w:pPr>
              <w:rPr>
                <w:rFonts w:ascii="Arial" w:hAnsi="Arial" w:cs="Arial"/>
                <w:sz w:val="22"/>
                <w:szCs w:val="22"/>
              </w:rPr>
            </w:pPr>
          </w:p>
          <w:p w14:paraId="6E0D182D" w14:textId="77777777" w:rsidR="002033C5" w:rsidRPr="00792883" w:rsidRDefault="009101B5" w:rsidP="00B87C7A">
            <w:pPr>
              <w:rPr>
                <w:ins w:id="635" w:author="Adam Boothroyd" w:date="2016-11-28T10:25:00Z"/>
                <w:rFonts w:ascii="Arial" w:hAnsi="Arial" w:cs="Arial"/>
                <w:b/>
                <w:sz w:val="22"/>
                <w:szCs w:val="22"/>
                <w:u w:val="single"/>
                <w:rPrChange w:id="636" w:author="Adam Boothroyd" w:date="2016-11-28T10:25:00Z">
                  <w:rPr>
                    <w:ins w:id="637" w:author="Adam Boothroyd" w:date="2016-11-28T10:25:00Z"/>
                    <w:rFonts w:ascii="Arial" w:hAnsi="Arial" w:cs="Arial"/>
                    <w:sz w:val="22"/>
                    <w:szCs w:val="22"/>
                  </w:rPr>
                </w:rPrChange>
              </w:rPr>
            </w:pPr>
            <w:del w:id="638" w:author="Adam Boothroyd" w:date="2016-11-28T10:25:00Z">
              <w:r w:rsidRPr="00792883" w:rsidDel="002033C5">
                <w:rPr>
                  <w:rFonts w:ascii="Arial" w:hAnsi="Arial" w:cs="Arial"/>
                  <w:b/>
                  <w:sz w:val="22"/>
                  <w:szCs w:val="22"/>
                  <w:u w:val="single"/>
                  <w:rPrChange w:id="639" w:author="Adam Boothroyd" w:date="2016-11-28T10:25:00Z">
                    <w:rPr>
                      <w:rFonts w:ascii="Arial" w:hAnsi="Arial" w:cs="Arial"/>
                      <w:b/>
                      <w:sz w:val="22"/>
                      <w:szCs w:val="22"/>
                    </w:rPr>
                  </w:rPrChange>
                </w:rPr>
                <w:delText>Prompt:</w:delText>
              </w:r>
            </w:del>
            <w:ins w:id="640" w:author="Adam Boothroyd" w:date="2016-11-28T10:25:00Z">
              <w:r w:rsidR="002033C5" w:rsidRPr="00792883">
                <w:rPr>
                  <w:rFonts w:ascii="Arial" w:hAnsi="Arial" w:cs="Arial"/>
                  <w:b/>
                  <w:sz w:val="22"/>
                  <w:szCs w:val="22"/>
                  <w:u w:val="single"/>
                  <w:rPrChange w:id="641" w:author="Adam Boothroyd" w:date="2016-11-28T10:25:00Z">
                    <w:rPr>
                      <w:rFonts w:ascii="Arial" w:hAnsi="Arial" w:cs="Arial"/>
                      <w:b/>
                      <w:sz w:val="22"/>
                      <w:szCs w:val="22"/>
                    </w:rPr>
                  </w:rPrChange>
                </w:rPr>
                <w:t>PROMPT</w:t>
              </w:r>
            </w:ins>
            <w:del w:id="642" w:author="Adam Boothroyd" w:date="2016-11-28T10:25:00Z">
              <w:r w:rsidRPr="00792883" w:rsidDel="002033C5">
                <w:rPr>
                  <w:rFonts w:ascii="Arial" w:hAnsi="Arial" w:cs="Arial"/>
                  <w:b/>
                  <w:sz w:val="22"/>
                  <w:szCs w:val="22"/>
                  <w:u w:val="single"/>
                  <w:rPrChange w:id="643" w:author="Adam Boothroyd" w:date="2016-11-28T10:25:00Z">
                    <w:rPr>
                      <w:rFonts w:ascii="Arial" w:hAnsi="Arial" w:cs="Arial"/>
                      <w:sz w:val="22"/>
                      <w:szCs w:val="22"/>
                    </w:rPr>
                  </w:rPrChange>
                </w:rPr>
                <w:delText xml:space="preserve"> </w:delText>
              </w:r>
            </w:del>
          </w:p>
          <w:p w14:paraId="5BA86E71" w14:textId="641FE2E8" w:rsidR="009101B5" w:rsidRPr="001C4F42" w:rsidRDefault="001E7000" w:rsidP="00917587">
            <w:pPr>
              <w:rPr>
                <w:rFonts w:ascii="Arial" w:hAnsi="Arial" w:cs="Arial"/>
                <w:sz w:val="22"/>
                <w:szCs w:val="22"/>
              </w:rPr>
            </w:pPr>
            <w:ins w:id="644" w:author="Adam Boothroyd" w:date="2016-11-28T11:38:00Z">
              <w:r w:rsidRPr="001E7000">
                <w:rPr>
                  <w:rFonts w:ascii="Arial" w:hAnsi="Arial" w:cs="Arial"/>
                  <w:sz w:val="22"/>
                  <w:szCs w:val="22"/>
                </w:rPr>
                <w:t>Select the numbers below to find out more.</w:t>
              </w:r>
            </w:ins>
            <w:del w:id="645" w:author="Adam Boothroyd" w:date="2016-11-28T11:38:00Z">
              <w:r w:rsidR="009101B5" w:rsidRPr="001C4F42" w:rsidDel="001E7000">
                <w:rPr>
                  <w:rFonts w:ascii="Arial" w:hAnsi="Arial" w:cs="Arial"/>
                  <w:sz w:val="22"/>
                  <w:szCs w:val="22"/>
                </w:rPr>
                <w:delText>Select the green strip to the right of the image to find out more.</w:delText>
              </w:r>
            </w:del>
          </w:p>
        </w:tc>
      </w:tr>
      <w:tr w:rsidR="009101B5" w:rsidRPr="001C4F42" w14:paraId="46C55DAD" w14:textId="77777777" w:rsidTr="00031F66">
        <w:tc>
          <w:tcPr>
            <w:tcW w:w="1101" w:type="dxa"/>
            <w:shd w:val="clear" w:color="auto" w:fill="36424A"/>
          </w:tcPr>
          <w:p w14:paraId="44DFAE95" w14:textId="0F8AA07D"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2</w:t>
            </w:r>
          </w:p>
        </w:tc>
        <w:tc>
          <w:tcPr>
            <w:tcW w:w="3118" w:type="dxa"/>
          </w:tcPr>
          <w:p w14:paraId="5439750D" w14:textId="77777777" w:rsidR="009101B5" w:rsidRPr="001C4F42" w:rsidRDefault="00565A33" w:rsidP="00984865">
            <w:pPr>
              <w:rPr>
                <w:rFonts w:ascii="Arial" w:hAnsi="Arial" w:cs="Arial"/>
                <w:sz w:val="22"/>
                <w:szCs w:val="22"/>
              </w:rPr>
            </w:pPr>
            <w:r w:rsidRPr="001C4F42">
              <w:rPr>
                <w:rFonts w:ascii="Arial" w:hAnsi="Arial" w:cs="Arial"/>
                <w:sz w:val="22"/>
                <w:szCs w:val="22"/>
              </w:rPr>
              <w:t xml:space="preserve">Close up </w:t>
            </w:r>
            <w:ins w:id="646" w:author="Ben  Pester" w:date="2016-11-17T17:33:00Z">
              <w:r w:rsidR="00984865">
                <w:rPr>
                  <w:rFonts w:ascii="Arial" w:hAnsi="Arial" w:cs="Arial"/>
                  <w:sz w:val="22"/>
                  <w:szCs w:val="22"/>
                </w:rPr>
                <w:t xml:space="preserve">of the </w:t>
              </w:r>
            </w:ins>
            <w:ins w:id="647" w:author="Ben  Pester" w:date="2016-11-17T17:34:00Z">
              <w:r w:rsidR="00984865">
                <w:rPr>
                  <w:rFonts w:ascii="Arial" w:hAnsi="Arial" w:cs="Arial"/>
                  <w:sz w:val="22"/>
                  <w:szCs w:val="22"/>
                </w:rPr>
                <w:t xml:space="preserve">factory workers looking at the screen. </w:t>
              </w:r>
            </w:ins>
            <w:ins w:id="648" w:author="Ben  Pester" w:date="2016-11-17T17:33:00Z">
              <w:r w:rsidR="00984865">
                <w:rPr>
                  <w:rFonts w:ascii="Arial" w:hAnsi="Arial" w:cs="Arial"/>
                  <w:sz w:val="22"/>
                  <w:szCs w:val="22"/>
                </w:rPr>
                <w:t xml:space="preserve">Screen shows the letters </w:t>
              </w:r>
              <w:proofErr w:type="spellStart"/>
              <w:r w:rsidR="00984865">
                <w:rPr>
                  <w:rFonts w:ascii="Arial" w:hAnsi="Arial" w:cs="Arial"/>
                  <w:sz w:val="22"/>
                  <w:szCs w:val="22"/>
                </w:rPr>
                <w:t>iDF</w:t>
              </w:r>
              <w:proofErr w:type="spellEnd"/>
              <w:r w:rsidR="00984865">
                <w:rPr>
                  <w:rFonts w:ascii="Arial" w:hAnsi="Arial" w:cs="Arial"/>
                  <w:sz w:val="22"/>
                  <w:szCs w:val="22"/>
                </w:rPr>
                <w:t xml:space="preserve"> = 0% </w:t>
              </w:r>
            </w:ins>
            <w:ins w:id="649" w:author="Ben  Pester" w:date="2016-11-17T17:34:00Z">
              <w:r w:rsidR="00984865">
                <w:rPr>
                  <w:rFonts w:ascii="Arial" w:hAnsi="Arial" w:cs="Arial"/>
                  <w:sz w:val="22"/>
                  <w:szCs w:val="22"/>
                </w:rPr>
                <w:t>defect and waste</w:t>
              </w:r>
            </w:ins>
          </w:p>
        </w:tc>
        <w:tc>
          <w:tcPr>
            <w:tcW w:w="5670" w:type="dxa"/>
          </w:tcPr>
          <w:p w14:paraId="005078E9" w14:textId="77777777" w:rsidR="00B50CBF" w:rsidRPr="001C5E09" w:rsidRDefault="00B50CBF" w:rsidP="00B50CBF">
            <w:pPr>
              <w:rPr>
                <w:ins w:id="650" w:author="Adam Boothroyd" w:date="2016-11-28T10:29:00Z"/>
                <w:rFonts w:ascii="Arial" w:hAnsi="Arial" w:cs="Arial"/>
                <w:b/>
                <w:sz w:val="22"/>
                <w:szCs w:val="22"/>
                <w:u w:val="single"/>
              </w:rPr>
            </w:pPr>
            <w:ins w:id="651" w:author="Adam Boothroyd" w:date="2016-11-28T10:29:00Z">
              <w:r>
                <w:rPr>
                  <w:rFonts w:ascii="Arial" w:hAnsi="Arial" w:cs="Arial"/>
                  <w:b/>
                  <w:sz w:val="22"/>
                  <w:szCs w:val="22"/>
                  <w:u w:val="single"/>
                </w:rPr>
                <w:t>TEXT</w:t>
              </w:r>
            </w:ins>
          </w:p>
          <w:p w14:paraId="3B4C5548" w14:textId="069C6C67" w:rsidR="009101B5" w:rsidRPr="00A338BA" w:rsidRDefault="00440AA4" w:rsidP="00031F66">
            <w:pPr>
              <w:rPr>
                <w:rFonts w:ascii="Arial" w:hAnsi="Arial" w:cs="Arial"/>
                <w:b/>
                <w:sz w:val="22"/>
                <w:szCs w:val="22"/>
                <w:u w:val="single"/>
                <w:rPrChange w:id="652" w:author="Adam Boothroyd" w:date="2016-11-28T10:29:00Z">
                  <w:rPr>
                    <w:rFonts w:ascii="Arial" w:hAnsi="Arial" w:cs="Arial"/>
                    <w:sz w:val="22"/>
                    <w:szCs w:val="22"/>
                  </w:rPr>
                </w:rPrChange>
              </w:rPr>
            </w:pPr>
            <w:del w:id="653" w:author="Adam Boothroyd" w:date="2016-11-28T10:29:00Z">
              <w:r w:rsidRPr="00792883" w:rsidDel="00B50CBF">
                <w:rPr>
                  <w:rFonts w:ascii="Arial" w:hAnsi="Arial" w:cs="Arial"/>
                  <w:b/>
                  <w:sz w:val="22"/>
                  <w:szCs w:val="22"/>
                  <w:u w:val="single"/>
                  <w:rPrChange w:id="654" w:author="Adam Boothroyd" w:date="2016-11-28T10:25:00Z">
                    <w:rPr>
                      <w:rFonts w:ascii="Arial" w:hAnsi="Arial" w:cs="Arial"/>
                      <w:b/>
                      <w:sz w:val="22"/>
                      <w:szCs w:val="22"/>
                    </w:rPr>
                  </w:rPrChange>
                </w:rPr>
                <w:delText>C</w:delText>
              </w:r>
            </w:del>
            <w:del w:id="655" w:author="Adam Boothroyd" w:date="2016-11-28T10:25:00Z">
              <w:r w:rsidRPr="00792883" w:rsidDel="00792883">
                <w:rPr>
                  <w:rFonts w:ascii="Arial" w:hAnsi="Arial" w:cs="Arial"/>
                  <w:b/>
                  <w:sz w:val="22"/>
                  <w:szCs w:val="22"/>
                  <w:u w:val="single"/>
                  <w:rPrChange w:id="656" w:author="Adam Boothroyd" w:date="2016-11-28T10:25:00Z">
                    <w:rPr>
                      <w:rFonts w:ascii="Arial" w:hAnsi="Arial" w:cs="Arial"/>
                      <w:b/>
                      <w:sz w:val="22"/>
                      <w:szCs w:val="22"/>
                    </w:rPr>
                  </w:rPrChange>
                </w:rPr>
                <w:delText>aption:</w:delText>
              </w:r>
              <w:r w:rsidDel="00792883">
                <w:rPr>
                  <w:rFonts w:ascii="Arial" w:hAnsi="Arial" w:cs="Arial"/>
                  <w:b/>
                  <w:sz w:val="22"/>
                  <w:szCs w:val="22"/>
                </w:rPr>
                <w:delText xml:space="preserve"> </w:delText>
              </w:r>
            </w:del>
            <w:ins w:id="657" w:author="Ben  Pester" w:date="2016-11-17T17:34:00Z">
              <w:r w:rsidR="00984865">
                <w:rPr>
                  <w:rFonts w:ascii="Arial" w:hAnsi="Arial" w:cs="Arial"/>
                  <w:b/>
                  <w:sz w:val="22"/>
                  <w:szCs w:val="22"/>
                </w:rPr>
                <w:t>Operator:</w:t>
              </w:r>
            </w:ins>
            <w:r w:rsidR="00993F4B" w:rsidRPr="001C4F42">
              <w:rPr>
                <w:rFonts w:ascii="Arial" w:hAnsi="Arial" w:cs="Arial"/>
                <w:b/>
                <w:sz w:val="22"/>
                <w:szCs w:val="22"/>
              </w:rPr>
              <w:t xml:space="preserve"> </w:t>
            </w:r>
            <w:ins w:id="658" w:author="Ben  Pester" w:date="2016-11-17T17:34:00Z">
              <w:r w:rsidR="00984865">
                <w:rPr>
                  <w:rFonts w:ascii="Arial" w:hAnsi="Arial" w:cs="Arial"/>
                  <w:sz w:val="22"/>
                  <w:szCs w:val="22"/>
                </w:rPr>
                <w:t>Thanks to</w:t>
              </w:r>
            </w:ins>
            <w:ins w:id="659" w:author="Ben  Pester" w:date="2016-11-17T17:35:00Z">
              <w:r w:rsidR="00984865">
                <w:rPr>
                  <w:rFonts w:ascii="Arial" w:hAnsi="Arial" w:cs="Arial"/>
                  <w:sz w:val="22"/>
                  <w:szCs w:val="22"/>
                </w:rPr>
                <w:t xml:space="preserve"> the</w:t>
              </w:r>
            </w:ins>
            <w:ins w:id="660" w:author="Ben  Pester" w:date="2016-11-17T17:34:00Z">
              <w:r w:rsidR="00984865">
                <w:rPr>
                  <w:rFonts w:ascii="Arial" w:hAnsi="Arial" w:cs="Arial"/>
                  <w:sz w:val="22"/>
                  <w:szCs w:val="22"/>
                </w:rPr>
                <w:t xml:space="preserve"> </w:t>
              </w:r>
              <w:proofErr w:type="spellStart"/>
              <w:r w:rsidR="00984865">
                <w:rPr>
                  <w:rFonts w:ascii="Arial" w:hAnsi="Arial" w:cs="Arial"/>
                  <w:sz w:val="22"/>
                  <w:szCs w:val="22"/>
                </w:rPr>
                <w:t>iDF</w:t>
              </w:r>
            </w:ins>
            <w:proofErr w:type="spellEnd"/>
            <w:ins w:id="661" w:author="Ben  Pester" w:date="2016-11-17T17:35:00Z">
              <w:r w:rsidR="00984865">
                <w:rPr>
                  <w:rFonts w:ascii="Arial" w:hAnsi="Arial" w:cs="Arial"/>
                  <w:sz w:val="22"/>
                  <w:szCs w:val="22"/>
                </w:rPr>
                <w:t xml:space="preserve"> Line solution that was delivered by ITS, we protect the quality of our products and eliminate waste</w:t>
              </w:r>
            </w:ins>
            <w:r w:rsidR="00F826B8">
              <w:rPr>
                <w:rFonts w:ascii="Arial" w:hAnsi="Arial" w:cs="Arial"/>
                <w:sz w:val="22"/>
                <w:szCs w:val="22"/>
              </w:rPr>
              <w:t>.</w:t>
            </w:r>
          </w:p>
          <w:p w14:paraId="7A7071A9" w14:textId="77777777" w:rsidR="009101B5" w:rsidRPr="001C4F42" w:rsidRDefault="009101B5" w:rsidP="00993F4B">
            <w:pPr>
              <w:rPr>
                <w:rFonts w:ascii="Arial" w:hAnsi="Arial" w:cs="Arial"/>
                <w:sz w:val="22"/>
                <w:szCs w:val="22"/>
              </w:rPr>
            </w:pPr>
          </w:p>
        </w:tc>
      </w:tr>
      <w:tr w:rsidR="009101B5" w:rsidRPr="001C4F42" w14:paraId="0674EB39" w14:textId="77777777" w:rsidTr="00031F66">
        <w:tc>
          <w:tcPr>
            <w:tcW w:w="1101" w:type="dxa"/>
            <w:shd w:val="clear" w:color="auto" w:fill="36424A"/>
          </w:tcPr>
          <w:p w14:paraId="1CA7844D"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3</w:t>
            </w:r>
          </w:p>
        </w:tc>
        <w:tc>
          <w:tcPr>
            <w:tcW w:w="3118" w:type="dxa"/>
          </w:tcPr>
          <w:p w14:paraId="618B3844" w14:textId="77777777" w:rsidR="009101B5" w:rsidRPr="001C4F42" w:rsidRDefault="00984865" w:rsidP="00031F66">
            <w:pPr>
              <w:rPr>
                <w:rFonts w:ascii="Arial" w:hAnsi="Arial" w:cs="Arial"/>
                <w:sz w:val="22"/>
                <w:szCs w:val="22"/>
              </w:rPr>
            </w:pPr>
            <w:ins w:id="662" w:author="Ben  Pester" w:date="2016-11-17T17:36:00Z">
              <w:r>
                <w:rPr>
                  <w:rFonts w:ascii="Arial" w:hAnsi="Arial" w:cs="Arial"/>
                  <w:sz w:val="22"/>
                  <w:szCs w:val="22"/>
                </w:rPr>
                <w:t>The snacks leaving the factory</w:t>
              </w:r>
            </w:ins>
            <w:ins w:id="663" w:author="Ben  Pester" w:date="2016-11-17T17:37:00Z">
              <w:r>
                <w:rPr>
                  <w:rFonts w:ascii="Arial" w:hAnsi="Arial" w:cs="Arial"/>
                  <w:sz w:val="22"/>
                  <w:szCs w:val="22"/>
                </w:rPr>
                <w:t xml:space="preserve"> in a truck</w:t>
              </w:r>
            </w:ins>
            <w:ins w:id="664" w:author="Ben  Pester" w:date="2016-11-17T17:36:00Z">
              <w:r>
                <w:rPr>
                  <w:rFonts w:ascii="Arial" w:hAnsi="Arial" w:cs="Arial"/>
                  <w:sz w:val="22"/>
                  <w:szCs w:val="22"/>
                </w:rPr>
                <w:t>, waved off by the machine operator</w:t>
              </w:r>
            </w:ins>
            <w:r w:rsidR="00993F4B" w:rsidRPr="001C4F42">
              <w:rPr>
                <w:rFonts w:ascii="Arial" w:hAnsi="Arial" w:cs="Arial"/>
                <w:sz w:val="22"/>
                <w:szCs w:val="22"/>
              </w:rPr>
              <w:t xml:space="preserve"> </w:t>
            </w:r>
          </w:p>
        </w:tc>
        <w:tc>
          <w:tcPr>
            <w:tcW w:w="5670" w:type="dxa"/>
          </w:tcPr>
          <w:p w14:paraId="25C06A01" w14:textId="77777777" w:rsidR="00B50CBF" w:rsidRPr="001C5E09" w:rsidRDefault="00B50CBF" w:rsidP="00B50CBF">
            <w:pPr>
              <w:rPr>
                <w:ins w:id="665" w:author="Adam Boothroyd" w:date="2016-11-28T10:29:00Z"/>
                <w:rFonts w:ascii="Arial" w:hAnsi="Arial" w:cs="Arial"/>
                <w:b/>
                <w:sz w:val="22"/>
                <w:szCs w:val="22"/>
                <w:u w:val="single"/>
              </w:rPr>
            </w:pPr>
            <w:ins w:id="666" w:author="Adam Boothroyd" w:date="2016-11-28T10:29:00Z">
              <w:r>
                <w:rPr>
                  <w:rFonts w:ascii="Arial" w:hAnsi="Arial" w:cs="Arial"/>
                  <w:b/>
                  <w:sz w:val="22"/>
                  <w:szCs w:val="22"/>
                  <w:u w:val="single"/>
                </w:rPr>
                <w:t>TEXT</w:t>
              </w:r>
            </w:ins>
          </w:p>
          <w:p w14:paraId="34FA6EAE" w14:textId="3BA0E00F" w:rsidR="009101B5" w:rsidRPr="001C4F42" w:rsidRDefault="009101B5" w:rsidP="001651CE">
            <w:pPr>
              <w:rPr>
                <w:rFonts w:ascii="Arial" w:hAnsi="Arial" w:cs="Arial"/>
                <w:sz w:val="22"/>
                <w:szCs w:val="22"/>
              </w:rPr>
            </w:pPr>
            <w:del w:id="667" w:author="Adam Boothroyd" w:date="2016-11-28T10:26:00Z">
              <w:r w:rsidRPr="00342BB3" w:rsidDel="00792883">
                <w:rPr>
                  <w:rFonts w:ascii="Arial" w:hAnsi="Arial" w:cs="Arial"/>
                  <w:b/>
                  <w:sz w:val="22"/>
                  <w:szCs w:val="22"/>
                  <w:u w:val="single"/>
                  <w:rPrChange w:id="668" w:author="Adam Boothroyd" w:date="2016-11-28T10:26:00Z">
                    <w:rPr>
                      <w:rFonts w:ascii="Arial" w:hAnsi="Arial" w:cs="Arial"/>
                      <w:b/>
                      <w:sz w:val="22"/>
                      <w:szCs w:val="22"/>
                    </w:rPr>
                  </w:rPrChange>
                </w:rPr>
                <w:delText>Caption:</w:delText>
              </w:r>
              <w:r w:rsidRPr="001C4F42" w:rsidDel="00792883">
                <w:rPr>
                  <w:rFonts w:ascii="Arial" w:hAnsi="Arial" w:cs="Arial"/>
                  <w:sz w:val="22"/>
                  <w:szCs w:val="22"/>
                </w:rPr>
                <w:delText xml:space="preserve"> </w:delText>
              </w:r>
            </w:del>
            <w:ins w:id="669" w:author="Ben  Pester" w:date="2016-11-17T17:38:00Z">
              <w:r w:rsidR="001651CE">
                <w:rPr>
                  <w:rFonts w:ascii="Arial" w:hAnsi="Arial" w:cs="Arial"/>
                  <w:sz w:val="22"/>
                  <w:szCs w:val="22"/>
                </w:rPr>
                <w:t>Our products leave the factory 100% defect free. Protecting our brands and empowering growth</w:t>
              </w:r>
            </w:ins>
            <w:r w:rsidR="00F826B8">
              <w:rPr>
                <w:rFonts w:ascii="Arial" w:hAnsi="Arial" w:cs="Arial"/>
                <w:sz w:val="22"/>
                <w:szCs w:val="22"/>
              </w:rPr>
              <w:t>.</w:t>
            </w:r>
            <w:ins w:id="670" w:author="Ben  Pester" w:date="2016-11-17T17:37:00Z">
              <w:r w:rsidR="001651CE">
                <w:rPr>
                  <w:rFonts w:ascii="Arial" w:hAnsi="Arial" w:cs="Arial"/>
                  <w:sz w:val="22"/>
                  <w:szCs w:val="22"/>
                </w:rPr>
                <w:t xml:space="preserve"> </w:t>
              </w:r>
            </w:ins>
          </w:p>
        </w:tc>
      </w:tr>
      <w:tr w:rsidR="009101B5" w:rsidRPr="001C4F42" w14:paraId="21B030D8" w14:textId="77777777" w:rsidTr="00031F66">
        <w:tc>
          <w:tcPr>
            <w:tcW w:w="1101" w:type="dxa"/>
            <w:shd w:val="clear" w:color="auto" w:fill="36424A"/>
          </w:tcPr>
          <w:p w14:paraId="4E708D4C" w14:textId="20BF74C9"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4</w:t>
            </w:r>
          </w:p>
        </w:tc>
        <w:tc>
          <w:tcPr>
            <w:tcW w:w="3118" w:type="dxa"/>
          </w:tcPr>
          <w:p w14:paraId="4EE9812A" w14:textId="77777777" w:rsidR="009101B5" w:rsidRPr="001C4F42" w:rsidRDefault="001651CE" w:rsidP="00031F66">
            <w:pPr>
              <w:rPr>
                <w:rFonts w:ascii="Arial" w:hAnsi="Arial" w:cs="Arial"/>
                <w:sz w:val="22"/>
                <w:szCs w:val="22"/>
              </w:rPr>
            </w:pPr>
            <w:ins w:id="671" w:author="Ben  Pester" w:date="2016-11-17T17:38:00Z">
              <w:r>
                <w:rPr>
                  <w:rFonts w:ascii="Arial" w:hAnsi="Arial" w:cs="Arial"/>
                  <w:sz w:val="22"/>
                  <w:szCs w:val="22"/>
                </w:rPr>
                <w:t xml:space="preserve">Procurement office, a procurement worker is on the phone </w:t>
              </w:r>
            </w:ins>
          </w:p>
        </w:tc>
        <w:tc>
          <w:tcPr>
            <w:tcW w:w="5670" w:type="dxa"/>
          </w:tcPr>
          <w:p w14:paraId="23990848" w14:textId="77777777" w:rsidR="00B50CBF" w:rsidRPr="001C5E09" w:rsidRDefault="00B50CBF" w:rsidP="00B50CBF">
            <w:pPr>
              <w:rPr>
                <w:ins w:id="672" w:author="Adam Boothroyd" w:date="2016-11-28T10:29:00Z"/>
                <w:rFonts w:ascii="Arial" w:hAnsi="Arial" w:cs="Arial"/>
                <w:b/>
                <w:sz w:val="22"/>
                <w:szCs w:val="22"/>
                <w:u w:val="single"/>
              </w:rPr>
            </w:pPr>
            <w:ins w:id="673" w:author="Adam Boothroyd" w:date="2016-11-28T10:29:00Z">
              <w:r>
                <w:rPr>
                  <w:rFonts w:ascii="Arial" w:hAnsi="Arial" w:cs="Arial"/>
                  <w:b/>
                  <w:sz w:val="22"/>
                  <w:szCs w:val="22"/>
                  <w:u w:val="single"/>
                </w:rPr>
                <w:t>TEXT</w:t>
              </w:r>
            </w:ins>
          </w:p>
          <w:p w14:paraId="6F0CF8F4" w14:textId="57A98E2C" w:rsidR="006510AF" w:rsidRDefault="00440AA4" w:rsidP="00BA47EB">
            <w:pPr>
              <w:rPr>
                <w:rFonts w:ascii="Arial" w:hAnsi="Arial" w:cs="Arial"/>
                <w:sz w:val="22"/>
                <w:szCs w:val="22"/>
              </w:rPr>
            </w:pPr>
            <w:del w:id="674" w:author="Adam Boothroyd" w:date="2016-11-28T10:26:00Z">
              <w:r w:rsidRPr="00440AA4" w:rsidDel="00792883">
                <w:rPr>
                  <w:rFonts w:ascii="Arial" w:hAnsi="Arial" w:cs="Arial"/>
                  <w:b/>
                  <w:sz w:val="22"/>
                  <w:szCs w:val="22"/>
                </w:rPr>
                <w:delText xml:space="preserve">Caption: </w:delText>
              </w:r>
            </w:del>
            <w:ins w:id="675" w:author="Ben  Pester" w:date="2016-11-17T17:41:00Z">
              <w:r w:rsidR="00BA47EB">
                <w:rPr>
                  <w:rFonts w:ascii="Arial" w:hAnsi="Arial" w:cs="Arial"/>
                  <w:b/>
                  <w:sz w:val="22"/>
                  <w:szCs w:val="22"/>
                </w:rPr>
                <w:t>Procurement professional</w:t>
              </w:r>
            </w:ins>
            <w:r w:rsidR="00993F4B" w:rsidRPr="001C4F42">
              <w:rPr>
                <w:rFonts w:ascii="Arial" w:hAnsi="Arial" w:cs="Arial"/>
                <w:sz w:val="22"/>
                <w:szCs w:val="22"/>
              </w:rPr>
              <w:t>:</w:t>
            </w:r>
            <w:r w:rsidR="00993F4B" w:rsidRPr="001C4F42">
              <w:rPr>
                <w:rFonts w:ascii="Arial" w:hAnsi="Arial" w:cs="Arial"/>
                <w:b/>
                <w:sz w:val="22"/>
                <w:szCs w:val="22"/>
              </w:rPr>
              <w:t xml:space="preserve"> </w:t>
            </w:r>
            <w:ins w:id="676" w:author="Ben  Pester" w:date="2016-11-17T17:41:00Z">
              <w:r w:rsidR="00BA47EB">
                <w:rPr>
                  <w:rFonts w:ascii="Arial" w:hAnsi="Arial" w:cs="Arial"/>
                  <w:sz w:val="22"/>
                  <w:szCs w:val="22"/>
                </w:rPr>
                <w:t>Since we rolled out our new procurement strategy, using solutions developed in partnership with ITS</w:t>
              </w:r>
            </w:ins>
            <w:ins w:id="677" w:author="Ben  Pester" w:date="2016-11-17T17:42:00Z">
              <w:r w:rsidR="00BA47EB">
                <w:rPr>
                  <w:rFonts w:ascii="Arial" w:hAnsi="Arial" w:cs="Arial"/>
                  <w:sz w:val="22"/>
                  <w:szCs w:val="22"/>
                </w:rPr>
                <w:t>…</w:t>
              </w:r>
            </w:ins>
            <w:r w:rsidR="00B25E72" w:rsidRPr="001C4F42">
              <w:rPr>
                <w:rFonts w:ascii="Arial" w:hAnsi="Arial" w:cs="Arial"/>
                <w:sz w:val="22"/>
                <w:szCs w:val="22"/>
              </w:rPr>
              <w:t xml:space="preserve"> </w:t>
            </w:r>
          </w:p>
          <w:p w14:paraId="5FB79A88" w14:textId="77777777" w:rsidR="006510AF" w:rsidRPr="001C4F42" w:rsidRDefault="006510AF" w:rsidP="00BA47EB">
            <w:pPr>
              <w:rPr>
                <w:rFonts w:ascii="Arial" w:hAnsi="Arial" w:cs="Arial"/>
                <w:sz w:val="22"/>
                <w:szCs w:val="22"/>
              </w:rPr>
            </w:pPr>
          </w:p>
        </w:tc>
      </w:tr>
      <w:tr w:rsidR="009101B5" w:rsidRPr="001C4F42" w14:paraId="2FF511BB" w14:textId="77777777" w:rsidTr="00031F66">
        <w:tc>
          <w:tcPr>
            <w:tcW w:w="1101" w:type="dxa"/>
            <w:shd w:val="clear" w:color="auto" w:fill="36424A"/>
          </w:tcPr>
          <w:p w14:paraId="7F4E9559"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5</w:t>
            </w:r>
          </w:p>
        </w:tc>
        <w:tc>
          <w:tcPr>
            <w:tcW w:w="3118" w:type="dxa"/>
          </w:tcPr>
          <w:p w14:paraId="04C47118" w14:textId="3F5D634E" w:rsidR="009101B5" w:rsidRPr="001C4F42" w:rsidRDefault="00BA47EB" w:rsidP="00B25E72">
            <w:pPr>
              <w:rPr>
                <w:rFonts w:ascii="Arial" w:hAnsi="Arial" w:cs="Arial"/>
                <w:sz w:val="22"/>
                <w:szCs w:val="22"/>
              </w:rPr>
            </w:pPr>
            <w:ins w:id="678" w:author="Ben  Pester" w:date="2016-11-17T17:42:00Z">
              <w:r>
                <w:rPr>
                  <w:rFonts w:ascii="Arial" w:hAnsi="Arial" w:cs="Arial"/>
                  <w:sz w:val="22"/>
                  <w:szCs w:val="22"/>
                </w:rPr>
                <w:t>Procurement worker</w:t>
              </w:r>
              <w:del w:id="679" w:author="Adam Boothroyd" w:date="2016-11-28T11:34:00Z">
                <w:r w:rsidDel="009857B8">
                  <w:rPr>
                    <w:rFonts w:ascii="Arial" w:hAnsi="Arial" w:cs="Arial"/>
                    <w:sz w:val="22"/>
                    <w:szCs w:val="22"/>
                  </w:rPr>
                  <w:delText>’</w:delText>
                </w:r>
              </w:del>
            </w:ins>
            <w:ins w:id="680" w:author="Adam Boothroyd" w:date="2016-11-28T11:34:00Z">
              <w:r w:rsidR="009857B8">
                <w:rPr>
                  <w:rFonts w:ascii="Arial" w:hAnsi="Arial" w:cs="Arial"/>
                  <w:sz w:val="22"/>
                  <w:szCs w:val="22"/>
                </w:rPr>
                <w:t>'</w:t>
              </w:r>
            </w:ins>
            <w:ins w:id="681" w:author="Ben  Pester" w:date="2016-11-17T17:42:00Z">
              <w:r>
                <w:rPr>
                  <w:rFonts w:ascii="Arial" w:hAnsi="Arial" w:cs="Arial"/>
                  <w:sz w:val="22"/>
                  <w:szCs w:val="22"/>
                </w:rPr>
                <w:t>s screen</w:t>
              </w:r>
            </w:ins>
            <w:ins w:id="682" w:author="Ben  Pester" w:date="2016-11-17T17:44:00Z">
              <w:r>
                <w:rPr>
                  <w:rFonts w:ascii="Arial" w:hAnsi="Arial" w:cs="Arial"/>
                  <w:sz w:val="22"/>
                  <w:szCs w:val="22"/>
                </w:rPr>
                <w:t xml:space="preserve"> showing </w:t>
              </w:r>
              <w:proofErr w:type="spellStart"/>
              <w:r>
                <w:rPr>
                  <w:rFonts w:ascii="Arial" w:hAnsi="Arial" w:cs="Arial"/>
                  <w:sz w:val="22"/>
                  <w:szCs w:val="22"/>
                </w:rPr>
                <w:t>Coupa</w:t>
              </w:r>
              <w:proofErr w:type="spellEnd"/>
              <w:r>
                <w:rPr>
                  <w:rFonts w:ascii="Arial" w:hAnsi="Arial" w:cs="Arial"/>
                  <w:sz w:val="22"/>
                  <w:szCs w:val="22"/>
                </w:rPr>
                <w:t xml:space="preserve"> platform</w:t>
              </w:r>
            </w:ins>
            <w:ins w:id="683" w:author="Ben  Pester" w:date="2016-11-17T17:42:00Z">
              <w:r>
                <w:rPr>
                  <w:rFonts w:ascii="Arial" w:hAnsi="Arial" w:cs="Arial"/>
                  <w:sz w:val="22"/>
                  <w:szCs w:val="22"/>
                </w:rPr>
                <w:t xml:space="preserve"> </w:t>
              </w:r>
            </w:ins>
          </w:p>
        </w:tc>
        <w:tc>
          <w:tcPr>
            <w:tcW w:w="5670" w:type="dxa"/>
          </w:tcPr>
          <w:p w14:paraId="59587AD6" w14:textId="77777777" w:rsidR="00B50CBF" w:rsidRPr="001C5E09" w:rsidRDefault="00B50CBF" w:rsidP="00B50CBF">
            <w:pPr>
              <w:rPr>
                <w:ins w:id="684" w:author="Adam Boothroyd" w:date="2016-11-28T10:29:00Z"/>
                <w:rFonts w:ascii="Arial" w:hAnsi="Arial" w:cs="Arial"/>
                <w:b/>
                <w:sz w:val="22"/>
                <w:szCs w:val="22"/>
                <w:u w:val="single"/>
              </w:rPr>
            </w:pPr>
            <w:ins w:id="685" w:author="Adam Boothroyd" w:date="2016-11-28T10:29:00Z">
              <w:r>
                <w:rPr>
                  <w:rFonts w:ascii="Arial" w:hAnsi="Arial" w:cs="Arial"/>
                  <w:b/>
                  <w:sz w:val="22"/>
                  <w:szCs w:val="22"/>
                  <w:u w:val="single"/>
                </w:rPr>
                <w:t>TEXT</w:t>
              </w:r>
            </w:ins>
          </w:p>
          <w:p w14:paraId="7F335FA3" w14:textId="46DF47FF" w:rsidR="009101B5" w:rsidRDefault="006510AF" w:rsidP="00B25E72">
            <w:pPr>
              <w:rPr>
                <w:rFonts w:ascii="Arial" w:hAnsi="Arial" w:cs="Arial"/>
                <w:sz w:val="22"/>
                <w:szCs w:val="22"/>
              </w:rPr>
            </w:pPr>
            <w:del w:id="686" w:author="Adam Boothroyd" w:date="2016-11-28T10:26:00Z">
              <w:r w:rsidDel="00792883">
                <w:rPr>
                  <w:rFonts w:ascii="Arial" w:hAnsi="Arial" w:cs="Arial"/>
                  <w:b/>
                  <w:sz w:val="22"/>
                  <w:szCs w:val="22"/>
                </w:rPr>
                <w:delText xml:space="preserve">Caption: </w:delText>
              </w:r>
            </w:del>
            <w:ins w:id="687" w:author="Ben  Pester" w:date="2016-11-17T17:42:00Z">
              <w:r w:rsidR="00BA47EB">
                <w:rPr>
                  <w:rFonts w:ascii="Arial" w:hAnsi="Arial" w:cs="Arial"/>
                  <w:b/>
                  <w:sz w:val="22"/>
                  <w:szCs w:val="22"/>
                </w:rPr>
                <w:t xml:space="preserve">Procurement professional: </w:t>
              </w:r>
              <w:r w:rsidR="00BA47EB" w:rsidRPr="00440AA4">
                <w:rPr>
                  <w:rFonts w:ascii="Arial" w:hAnsi="Arial" w:cs="Arial"/>
                  <w:sz w:val="22"/>
                  <w:szCs w:val="22"/>
                </w:rPr>
                <w:t>Our procurement process has been transformed.</w:t>
              </w:r>
              <w:r w:rsidR="00BA47EB">
                <w:rPr>
                  <w:rFonts w:ascii="Arial" w:hAnsi="Arial" w:cs="Arial"/>
                  <w:b/>
                  <w:sz w:val="22"/>
                  <w:szCs w:val="22"/>
                </w:rPr>
                <w:t xml:space="preserve"> </w:t>
              </w:r>
            </w:ins>
            <w:r w:rsidR="00B2235F" w:rsidRPr="001C4F42">
              <w:rPr>
                <w:rFonts w:ascii="Arial" w:hAnsi="Arial" w:cs="Arial"/>
                <w:sz w:val="22"/>
                <w:szCs w:val="22"/>
              </w:rPr>
              <w:t xml:space="preserve"> </w:t>
            </w:r>
          </w:p>
          <w:p w14:paraId="70E8D9B6" w14:textId="77777777" w:rsidR="006510AF" w:rsidRPr="00440AA4" w:rsidRDefault="006510AF" w:rsidP="00B25E72">
            <w:pPr>
              <w:rPr>
                <w:rFonts w:ascii="Arial" w:hAnsi="Arial" w:cs="Arial"/>
                <w:b/>
                <w:sz w:val="22"/>
                <w:szCs w:val="22"/>
              </w:rPr>
            </w:pPr>
          </w:p>
        </w:tc>
      </w:tr>
      <w:tr w:rsidR="009101B5" w:rsidRPr="00440AA4" w14:paraId="5B8E3B9D" w14:textId="77777777" w:rsidTr="00031F66">
        <w:tc>
          <w:tcPr>
            <w:tcW w:w="1101" w:type="dxa"/>
            <w:shd w:val="clear" w:color="auto" w:fill="36424A"/>
          </w:tcPr>
          <w:p w14:paraId="67B5FB16" w14:textId="77777777" w:rsidR="009101B5" w:rsidRPr="001C4F42" w:rsidRDefault="009101B5" w:rsidP="00031F66">
            <w:pPr>
              <w:jc w:val="center"/>
              <w:rPr>
                <w:rFonts w:ascii="Arial" w:hAnsi="Arial" w:cs="Arial"/>
                <w:b/>
                <w:color w:val="F2F2F2"/>
                <w:sz w:val="22"/>
                <w:szCs w:val="22"/>
              </w:rPr>
            </w:pPr>
            <w:r w:rsidRPr="001C4F42">
              <w:rPr>
                <w:rFonts w:ascii="Arial" w:hAnsi="Arial" w:cs="Arial"/>
                <w:b/>
                <w:color w:val="F2F2F2"/>
                <w:sz w:val="22"/>
                <w:szCs w:val="22"/>
              </w:rPr>
              <w:t>6</w:t>
            </w:r>
          </w:p>
        </w:tc>
        <w:tc>
          <w:tcPr>
            <w:tcW w:w="3118" w:type="dxa"/>
          </w:tcPr>
          <w:p w14:paraId="4B6E781F" w14:textId="77777777" w:rsidR="00B2235F" w:rsidRPr="001C4F42" w:rsidRDefault="00BA47EB" w:rsidP="00B2235F">
            <w:pPr>
              <w:rPr>
                <w:rFonts w:ascii="Arial" w:hAnsi="Arial" w:cs="Arial"/>
                <w:sz w:val="22"/>
                <w:szCs w:val="22"/>
              </w:rPr>
            </w:pPr>
            <w:ins w:id="688" w:author="Ben  Pester" w:date="2016-11-17T17:43:00Z">
              <w:r>
                <w:rPr>
                  <w:rFonts w:ascii="Arial" w:hAnsi="Arial" w:cs="Arial"/>
                  <w:sz w:val="22"/>
                  <w:szCs w:val="22"/>
                </w:rPr>
                <w:t>A map of the world</w:t>
              </w:r>
            </w:ins>
          </w:p>
        </w:tc>
        <w:tc>
          <w:tcPr>
            <w:tcW w:w="5670" w:type="dxa"/>
          </w:tcPr>
          <w:p w14:paraId="2513E0F7" w14:textId="77777777" w:rsidR="00B50CBF" w:rsidRPr="001C5E09" w:rsidRDefault="00B50CBF" w:rsidP="00B50CBF">
            <w:pPr>
              <w:rPr>
                <w:ins w:id="689" w:author="Adam Boothroyd" w:date="2016-11-28T10:29:00Z"/>
                <w:rFonts w:ascii="Arial" w:hAnsi="Arial" w:cs="Arial"/>
                <w:b/>
                <w:sz w:val="22"/>
                <w:szCs w:val="22"/>
                <w:u w:val="single"/>
              </w:rPr>
            </w:pPr>
            <w:ins w:id="690" w:author="Adam Boothroyd" w:date="2016-11-28T10:29:00Z">
              <w:r>
                <w:rPr>
                  <w:rFonts w:ascii="Arial" w:hAnsi="Arial" w:cs="Arial"/>
                  <w:b/>
                  <w:sz w:val="22"/>
                  <w:szCs w:val="22"/>
                  <w:u w:val="single"/>
                </w:rPr>
                <w:t>TEXT</w:t>
              </w:r>
            </w:ins>
          </w:p>
          <w:p w14:paraId="68032423" w14:textId="6200C3A5" w:rsidR="009101B5" w:rsidRPr="00440AA4" w:rsidRDefault="006510AF" w:rsidP="00B87C7A">
            <w:pPr>
              <w:rPr>
                <w:rFonts w:ascii="Arial" w:hAnsi="Arial" w:cs="Arial"/>
                <w:sz w:val="22"/>
                <w:szCs w:val="22"/>
                <w:highlight w:val="yellow"/>
              </w:rPr>
            </w:pPr>
            <w:del w:id="691" w:author="Adam Boothroyd" w:date="2016-11-28T10:26:00Z">
              <w:r w:rsidDel="00792883">
                <w:rPr>
                  <w:rFonts w:ascii="Arial" w:hAnsi="Arial" w:cs="Arial"/>
                  <w:b/>
                  <w:sz w:val="22"/>
                  <w:szCs w:val="22"/>
                </w:rPr>
                <w:delText xml:space="preserve">Caption: </w:delText>
              </w:r>
            </w:del>
            <w:ins w:id="692" w:author="Ben  Pester" w:date="2016-11-17T17:43:00Z">
              <w:r w:rsidR="00BA47EB" w:rsidRPr="00440AA4">
                <w:rPr>
                  <w:rFonts w:ascii="Arial" w:hAnsi="Arial" w:cs="Arial"/>
                  <w:b/>
                  <w:sz w:val="22"/>
                  <w:szCs w:val="22"/>
                </w:rPr>
                <w:t xml:space="preserve">Procurement professional: </w:t>
              </w:r>
            </w:ins>
            <w:ins w:id="693" w:author="Ben  Pester" w:date="2016-11-17T17:44:00Z">
              <w:r w:rsidR="00BA47EB" w:rsidRPr="00440AA4">
                <w:rPr>
                  <w:rFonts w:ascii="Arial" w:hAnsi="Arial" w:cs="Arial"/>
                  <w:sz w:val="22"/>
                  <w:szCs w:val="22"/>
                </w:rPr>
                <w:t xml:space="preserve">We now have vital, efficient </w:t>
              </w:r>
              <w:proofErr w:type="spellStart"/>
              <w:r w:rsidR="00BA47EB" w:rsidRPr="00440AA4">
                <w:rPr>
                  <w:rFonts w:ascii="Arial" w:hAnsi="Arial" w:cs="Arial"/>
                  <w:sz w:val="22"/>
                  <w:szCs w:val="22"/>
                </w:rPr>
                <w:t>Coupa</w:t>
              </w:r>
              <w:proofErr w:type="spellEnd"/>
              <w:r w:rsidR="00BA47EB" w:rsidRPr="00440AA4">
                <w:rPr>
                  <w:rFonts w:ascii="Arial" w:hAnsi="Arial" w:cs="Arial"/>
                  <w:sz w:val="22"/>
                  <w:szCs w:val="22"/>
                </w:rPr>
                <w:t xml:space="preserve"> pl</w:t>
              </w:r>
            </w:ins>
            <w:ins w:id="694" w:author="Ben  Pester" w:date="2016-11-17T17:45:00Z">
              <w:r w:rsidR="00BA47EB" w:rsidRPr="006510AF">
                <w:rPr>
                  <w:rFonts w:ascii="Arial" w:hAnsi="Arial" w:cs="Arial"/>
                  <w:sz w:val="22"/>
                  <w:szCs w:val="22"/>
                </w:rPr>
                <w:t xml:space="preserve">atform rolled out </w:t>
              </w:r>
              <w:del w:id="695" w:author="Adam Boothroyd" w:date="2016-11-28T11:39:00Z">
                <w:r w:rsidR="00BA47EB" w:rsidRPr="006510AF" w:rsidDel="006C08BF">
                  <w:rPr>
                    <w:rFonts w:ascii="Arial" w:hAnsi="Arial" w:cs="Arial"/>
                    <w:sz w:val="22"/>
                    <w:szCs w:val="22"/>
                  </w:rPr>
                  <w:delText>wround</w:delText>
                </w:r>
              </w:del>
            </w:ins>
            <w:ins w:id="696" w:author="Adam Boothroyd" w:date="2016-11-28T11:39:00Z">
              <w:r w:rsidR="006C08BF">
                <w:rPr>
                  <w:rFonts w:ascii="Arial" w:hAnsi="Arial" w:cs="Arial"/>
                  <w:sz w:val="22"/>
                  <w:szCs w:val="22"/>
                </w:rPr>
                <w:t>round</w:t>
              </w:r>
            </w:ins>
            <w:ins w:id="697" w:author="Ben  Pester" w:date="2016-11-17T17:45:00Z">
              <w:r w:rsidR="00BA47EB" w:rsidRPr="006510AF">
                <w:rPr>
                  <w:rFonts w:ascii="Arial" w:hAnsi="Arial" w:cs="Arial"/>
                  <w:sz w:val="22"/>
                  <w:szCs w:val="22"/>
                </w:rPr>
                <w:t xml:space="preserve"> the world. One tool, live in 51 countries, e</w:t>
              </w:r>
              <w:r w:rsidR="00BA47EB" w:rsidRPr="009B545E">
                <w:rPr>
                  <w:rFonts w:ascii="Arial" w:hAnsi="Arial" w:cs="Arial"/>
                  <w:sz w:val="22"/>
                  <w:szCs w:val="22"/>
                </w:rPr>
                <w:t xml:space="preserve">fficiently handling a $2.8billion spend </w:t>
              </w:r>
            </w:ins>
            <w:ins w:id="698" w:author="Ben  Pester" w:date="2016-11-17T17:46:00Z">
              <w:r w:rsidR="00BA47EB" w:rsidRPr="009B545E">
                <w:rPr>
                  <w:rFonts w:ascii="Arial" w:hAnsi="Arial" w:cs="Arial"/>
                  <w:sz w:val="22"/>
                  <w:szCs w:val="22"/>
                </w:rPr>
                <w:t>in the first year</w:t>
              </w:r>
            </w:ins>
            <w:del w:id="699" w:author="Ben  Pester" w:date="2016-11-17T17:45:00Z">
              <w:r w:rsidR="00B2235F" w:rsidRPr="00552A28" w:rsidDel="00BA47EB">
                <w:rPr>
                  <w:rFonts w:ascii="Arial" w:hAnsi="Arial" w:cs="Arial"/>
                  <w:sz w:val="22"/>
                  <w:szCs w:val="22"/>
                </w:rPr>
                <w:delText xml:space="preserve"> </w:delText>
              </w:r>
            </w:del>
          </w:p>
        </w:tc>
      </w:tr>
    </w:tbl>
    <w:p w14:paraId="7A91DB43" w14:textId="77777777" w:rsidR="009101B5" w:rsidRPr="001C4F42" w:rsidRDefault="009101B5" w:rsidP="009101B5">
      <w:pPr>
        <w:rPr>
          <w:rFonts w:ascii="Arial" w:hAnsi="Arial" w:cs="Arial"/>
          <w:b/>
          <w:sz w:val="22"/>
          <w:szCs w:val="22"/>
          <w:u w:val="single"/>
        </w:rPr>
      </w:pPr>
    </w:p>
    <w:p w14:paraId="48958264" w14:textId="77777777" w:rsidR="009101B5" w:rsidRPr="003C226E" w:rsidRDefault="009101B5" w:rsidP="009101B5">
      <w:pPr>
        <w:pStyle w:val="Heading2"/>
        <w:rPr>
          <w:rFonts w:ascii="Arial" w:hAnsi="Arial" w:cs="Arial"/>
          <w:color w:val="FFFFFF"/>
        </w:rPr>
      </w:pPr>
      <w:bookmarkStart w:id="700" w:name="_Toc466647019"/>
      <w:r w:rsidRPr="003C226E">
        <w:rPr>
          <w:rFonts w:ascii="Arial" w:hAnsi="Arial" w:cs="Arial"/>
        </w:rPr>
        <w:lastRenderedPageBreak/>
        <w:t xml:space="preserve">SCREEN </w:t>
      </w:r>
      <w:r w:rsidRPr="003C226E">
        <w:rPr>
          <w:rFonts w:ascii="Arial" w:hAnsi="Arial" w:cs="Arial"/>
          <w:color w:val="FFFFFF"/>
        </w:rPr>
        <w:t>02_1</w:t>
      </w:r>
      <w:r w:rsidR="00FD4CAA" w:rsidRPr="003C226E">
        <w:rPr>
          <w:rFonts w:ascii="Arial" w:hAnsi="Arial" w:cs="Arial"/>
          <w:color w:val="FFFFFF"/>
        </w:rPr>
        <w:t>3</w:t>
      </w:r>
      <w:r w:rsidRPr="003C226E">
        <w:rPr>
          <w:rFonts w:ascii="Arial" w:hAnsi="Arial" w:cs="Arial"/>
          <w:color w:val="FFFFFF"/>
        </w:rPr>
        <w:t>0</w:t>
      </w:r>
      <w:bookmarkEnd w:id="700"/>
    </w:p>
    <w:p w14:paraId="2AB80348"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7062A989" w14:textId="77777777" w:rsidR="009101B5" w:rsidRPr="003C226E" w:rsidRDefault="009101B5" w:rsidP="009101B5">
      <w:pPr>
        <w:rPr>
          <w:rFonts w:ascii="Arial" w:hAnsi="Arial" w:cs="Arial"/>
          <w:b/>
          <w:u w:val="single"/>
        </w:rPr>
      </w:pPr>
    </w:p>
    <w:p w14:paraId="140ED872"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189241A4" w14:textId="77777777" w:rsidR="009101B5" w:rsidRPr="003C226E" w:rsidRDefault="009101B5" w:rsidP="009101B5">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3DECFB35" w14:textId="77777777" w:rsidR="009101B5" w:rsidRPr="003C226E" w:rsidRDefault="009101B5" w:rsidP="009101B5">
      <w:pPr>
        <w:rPr>
          <w:rFonts w:ascii="Arial" w:hAnsi="Arial" w:cs="Arial"/>
        </w:rPr>
      </w:pPr>
    </w:p>
    <w:p w14:paraId="476DF6CC" w14:textId="77777777" w:rsidR="009101B5" w:rsidRPr="003C226E" w:rsidRDefault="00793A18" w:rsidP="009101B5">
      <w:pPr>
        <w:rPr>
          <w:rFonts w:ascii="Arial" w:hAnsi="Arial" w:cs="Arial"/>
        </w:rPr>
      </w:pPr>
      <w:r w:rsidRPr="003C226E">
        <w:rPr>
          <w:rFonts w:ascii="Arial" w:hAnsi="Arial" w:cs="Arial"/>
        </w:rPr>
        <w:t xml:space="preserve">A quick review of where we are now. </w:t>
      </w:r>
    </w:p>
    <w:p w14:paraId="60A1C214" w14:textId="77777777" w:rsidR="009101B5" w:rsidRPr="003C226E" w:rsidRDefault="009101B5" w:rsidP="009101B5">
      <w:pPr>
        <w:rPr>
          <w:rFonts w:ascii="Arial" w:hAnsi="Arial" w:cs="Arial"/>
        </w:rPr>
      </w:pPr>
    </w:p>
    <w:p w14:paraId="389F6E87" w14:textId="77777777" w:rsidR="009101B5" w:rsidRPr="003C226E" w:rsidRDefault="009101B5" w:rsidP="009101B5">
      <w:pPr>
        <w:rPr>
          <w:rFonts w:ascii="Arial" w:hAnsi="Arial" w:cs="Arial"/>
          <w:szCs w:val="20"/>
          <w:highlight w:val="green"/>
        </w:rPr>
      </w:pPr>
    </w:p>
    <w:p w14:paraId="57601525" w14:textId="77777777" w:rsidR="001C4F42" w:rsidRDefault="009101B5" w:rsidP="009101B5">
      <w:pPr>
        <w:rPr>
          <w:rFonts w:ascii="Arial" w:hAnsi="Arial" w:cs="Arial"/>
          <w:b/>
          <w:color w:val="808080"/>
          <w:szCs w:val="20"/>
        </w:rPr>
      </w:pPr>
      <w:r w:rsidRPr="001C4F42">
        <w:rPr>
          <w:rFonts w:ascii="Arial" w:hAnsi="Arial" w:cs="Arial"/>
          <w:b/>
          <w:szCs w:val="20"/>
          <w:u w:val="single"/>
        </w:rPr>
        <w:t>PULL-QUOTE TEXT</w:t>
      </w:r>
      <w:r w:rsidRPr="001C4F42">
        <w:rPr>
          <w:rFonts w:ascii="Arial" w:hAnsi="Arial" w:cs="Arial"/>
          <w:b/>
          <w:color w:val="808080"/>
          <w:szCs w:val="20"/>
        </w:rPr>
        <w:t xml:space="preserve"> </w:t>
      </w:r>
    </w:p>
    <w:p w14:paraId="79C41EE7" w14:textId="77777777" w:rsidR="00B91CDD" w:rsidRDefault="00793A18" w:rsidP="009101B5">
      <w:pPr>
        <w:rPr>
          <w:ins w:id="701" w:author="Adam Boothroyd" w:date="2016-11-28T09:47:00Z"/>
          <w:rFonts w:ascii="Arial" w:hAnsi="Arial" w:cs="Arial"/>
          <w:szCs w:val="20"/>
        </w:rPr>
      </w:pPr>
      <w:r w:rsidRPr="003C226E">
        <w:rPr>
          <w:rFonts w:ascii="Arial" w:hAnsi="Arial" w:cs="Arial"/>
          <w:szCs w:val="20"/>
        </w:rPr>
        <w:t xml:space="preserve">ITS </w:t>
      </w:r>
    </w:p>
    <w:p w14:paraId="1C18200F" w14:textId="12D4FC90" w:rsidR="009101B5" w:rsidRPr="003C226E" w:rsidRDefault="00793A18" w:rsidP="009101B5">
      <w:pPr>
        <w:rPr>
          <w:rFonts w:ascii="Arial" w:hAnsi="Arial" w:cs="Arial"/>
          <w:szCs w:val="20"/>
        </w:rPr>
      </w:pPr>
      <w:del w:id="702" w:author="Adam Boothroyd" w:date="2016-11-28T09:47:00Z">
        <w:r w:rsidRPr="003C226E" w:rsidDel="00B91CDD">
          <w:rPr>
            <w:rFonts w:ascii="Arial" w:hAnsi="Arial" w:cs="Arial"/>
            <w:szCs w:val="20"/>
          </w:rPr>
          <w:delText xml:space="preserve">– </w:delText>
        </w:r>
      </w:del>
      <w:r w:rsidRPr="003C226E">
        <w:rPr>
          <w:rFonts w:ascii="Arial" w:hAnsi="Arial" w:cs="Arial"/>
          <w:szCs w:val="20"/>
        </w:rPr>
        <w:t xml:space="preserve">We </w:t>
      </w:r>
      <w:ins w:id="703" w:author="Adam Boothroyd" w:date="2016-11-28T09:47:00Z">
        <w:r w:rsidR="00B91CDD">
          <w:rPr>
            <w:rFonts w:ascii="Arial" w:hAnsi="Arial" w:cs="Arial"/>
            <w:szCs w:val="20"/>
          </w:rPr>
          <w:t>A</w:t>
        </w:r>
      </w:ins>
      <w:del w:id="704" w:author="Adam Boothroyd" w:date="2016-11-28T09:47:00Z">
        <w:r w:rsidRPr="003C226E" w:rsidDel="00B91CDD">
          <w:rPr>
            <w:rFonts w:ascii="Arial" w:hAnsi="Arial" w:cs="Arial"/>
            <w:szCs w:val="20"/>
          </w:rPr>
          <w:delText>a</w:delText>
        </w:r>
      </w:del>
      <w:r w:rsidRPr="003C226E">
        <w:rPr>
          <w:rFonts w:ascii="Arial" w:hAnsi="Arial" w:cs="Arial"/>
          <w:szCs w:val="20"/>
        </w:rPr>
        <w:t xml:space="preserve">re </w:t>
      </w:r>
      <w:ins w:id="705" w:author="Adam Boothroyd" w:date="2016-11-28T09:47:00Z">
        <w:r w:rsidR="00B91CDD">
          <w:rPr>
            <w:rFonts w:ascii="Arial" w:hAnsi="Arial" w:cs="Arial"/>
            <w:szCs w:val="20"/>
          </w:rPr>
          <w:t>C</w:t>
        </w:r>
      </w:ins>
      <w:del w:id="706" w:author="Adam Boothroyd" w:date="2016-11-28T09:47:00Z">
        <w:r w:rsidRPr="003C226E" w:rsidDel="00B91CDD">
          <w:rPr>
            <w:rFonts w:ascii="Arial" w:hAnsi="Arial" w:cs="Arial"/>
            <w:szCs w:val="20"/>
          </w:rPr>
          <w:delText>c</w:delText>
        </w:r>
      </w:del>
      <w:r w:rsidRPr="003C226E">
        <w:rPr>
          <w:rFonts w:ascii="Arial" w:hAnsi="Arial" w:cs="Arial"/>
          <w:szCs w:val="20"/>
        </w:rPr>
        <w:t>onnected</w:t>
      </w:r>
    </w:p>
    <w:p w14:paraId="64929D57" w14:textId="77777777" w:rsidR="009101B5" w:rsidRPr="003C226E" w:rsidRDefault="009101B5" w:rsidP="009101B5">
      <w:pPr>
        <w:rPr>
          <w:rFonts w:ascii="Arial" w:hAnsi="Arial" w:cs="Arial"/>
          <w:b/>
          <w:szCs w:val="20"/>
          <w:u w:val="single"/>
        </w:rPr>
      </w:pPr>
    </w:p>
    <w:p w14:paraId="67AAEDCB" w14:textId="77777777" w:rsidR="009101B5" w:rsidRPr="003C226E" w:rsidRDefault="009101B5" w:rsidP="009101B5">
      <w:pPr>
        <w:rPr>
          <w:rFonts w:ascii="Arial" w:hAnsi="Arial" w:cs="Arial"/>
          <w:b/>
          <w:color w:val="808080"/>
          <w:szCs w:val="20"/>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237160C3" w14:textId="074CABC9" w:rsidR="00793A18" w:rsidRPr="00592541" w:rsidRDefault="00793A18" w:rsidP="009101B5">
      <w:pPr>
        <w:rPr>
          <w:rFonts w:ascii="Arial" w:hAnsi="Arial" w:cs="Arial"/>
          <w:color w:val="000000"/>
          <w:szCs w:val="20"/>
        </w:rPr>
      </w:pPr>
      <w:r w:rsidRPr="00592541">
        <w:rPr>
          <w:rFonts w:ascii="Arial" w:hAnsi="Arial" w:cs="Arial"/>
          <w:color w:val="000000"/>
          <w:szCs w:val="20"/>
        </w:rPr>
        <w:t>We</w:t>
      </w:r>
      <w:del w:id="707" w:author="Adam Boothroyd" w:date="2016-11-28T11:34:00Z">
        <w:r w:rsidRPr="00592541" w:rsidDel="009857B8">
          <w:rPr>
            <w:rFonts w:ascii="Arial" w:hAnsi="Arial" w:cs="Arial"/>
            <w:color w:val="000000"/>
            <w:szCs w:val="20"/>
          </w:rPr>
          <w:delText>’</w:delText>
        </w:r>
      </w:del>
      <w:ins w:id="708" w:author="Adam Boothroyd" w:date="2016-11-28T11:34:00Z">
        <w:r w:rsidR="009857B8">
          <w:rPr>
            <w:rFonts w:ascii="Arial" w:hAnsi="Arial" w:cs="Arial"/>
            <w:color w:val="000000"/>
            <w:szCs w:val="20"/>
          </w:rPr>
          <w:t>'</w:t>
        </w:r>
      </w:ins>
      <w:r w:rsidRPr="00592541">
        <w:rPr>
          <w:rFonts w:ascii="Arial" w:hAnsi="Arial" w:cs="Arial"/>
          <w:color w:val="000000"/>
          <w:szCs w:val="20"/>
        </w:rPr>
        <w:t>ve come a long way, and you</w:t>
      </w:r>
      <w:del w:id="709" w:author="Adam Boothroyd" w:date="2016-11-28T11:34:00Z">
        <w:r w:rsidRPr="00592541" w:rsidDel="009857B8">
          <w:rPr>
            <w:rFonts w:ascii="Arial" w:hAnsi="Arial" w:cs="Arial"/>
            <w:color w:val="000000"/>
            <w:szCs w:val="20"/>
          </w:rPr>
          <w:delText>’</w:delText>
        </w:r>
      </w:del>
      <w:ins w:id="710" w:author="Adam Boothroyd" w:date="2016-11-28T11:34:00Z">
        <w:r w:rsidR="009857B8">
          <w:rPr>
            <w:rFonts w:ascii="Arial" w:hAnsi="Arial" w:cs="Arial"/>
            <w:color w:val="000000"/>
            <w:szCs w:val="20"/>
          </w:rPr>
          <w:t>'</w:t>
        </w:r>
      </w:ins>
      <w:r w:rsidRPr="00592541">
        <w:rPr>
          <w:rFonts w:ascii="Arial" w:hAnsi="Arial" w:cs="Arial"/>
          <w:color w:val="000000"/>
          <w:szCs w:val="20"/>
        </w:rPr>
        <w:t>ve seen who we are, what we do, and why we do it. Next we</w:t>
      </w:r>
      <w:del w:id="711" w:author="Adam Boothroyd" w:date="2016-11-28T11:34:00Z">
        <w:r w:rsidRPr="00592541" w:rsidDel="009857B8">
          <w:rPr>
            <w:rFonts w:ascii="Arial" w:hAnsi="Arial" w:cs="Arial"/>
            <w:color w:val="000000"/>
            <w:szCs w:val="20"/>
          </w:rPr>
          <w:delText>’</w:delText>
        </w:r>
      </w:del>
      <w:ins w:id="712" w:author="Adam Boothroyd" w:date="2016-11-28T11:34:00Z">
        <w:r w:rsidR="009857B8">
          <w:rPr>
            <w:rFonts w:ascii="Arial" w:hAnsi="Arial" w:cs="Arial"/>
            <w:color w:val="000000"/>
            <w:szCs w:val="20"/>
          </w:rPr>
          <w:t>'</w:t>
        </w:r>
      </w:ins>
      <w:r w:rsidRPr="00592541">
        <w:rPr>
          <w:rFonts w:ascii="Arial" w:hAnsi="Arial" w:cs="Arial"/>
          <w:color w:val="000000"/>
          <w:szCs w:val="20"/>
        </w:rPr>
        <w:t xml:space="preserve">re going to look at how we work. </w:t>
      </w:r>
    </w:p>
    <w:p w14:paraId="4F99CE6A" w14:textId="77777777" w:rsidR="00793A18" w:rsidRPr="00592541" w:rsidRDefault="00793A18" w:rsidP="009101B5">
      <w:pPr>
        <w:rPr>
          <w:rFonts w:ascii="Arial" w:hAnsi="Arial" w:cs="Arial"/>
          <w:color w:val="000000"/>
          <w:szCs w:val="20"/>
        </w:rPr>
      </w:pPr>
    </w:p>
    <w:p w14:paraId="5A908D7A" w14:textId="2366F2C5" w:rsidR="00793A18" w:rsidRDefault="00793A18" w:rsidP="009101B5">
      <w:pPr>
        <w:rPr>
          <w:rFonts w:ascii="Arial" w:hAnsi="Arial" w:cs="Arial"/>
          <w:color w:val="000000"/>
          <w:szCs w:val="20"/>
        </w:rPr>
      </w:pPr>
      <w:r w:rsidRPr="00592541">
        <w:rPr>
          <w:rFonts w:ascii="Arial" w:hAnsi="Arial" w:cs="Arial"/>
          <w:color w:val="000000"/>
          <w:szCs w:val="20"/>
        </w:rPr>
        <w:t xml:space="preserve">Remember, everything we do is about connecting the MDLZ world – and that includes you. </w:t>
      </w:r>
      <w:commentRangeStart w:id="713"/>
      <w:commentRangeStart w:id="714"/>
      <w:commentRangeStart w:id="715"/>
      <w:r w:rsidRPr="00592541">
        <w:rPr>
          <w:rFonts w:ascii="Arial" w:hAnsi="Arial" w:cs="Arial"/>
          <w:color w:val="000000"/>
          <w:szCs w:val="20"/>
        </w:rPr>
        <w:t>If you haven</w:t>
      </w:r>
      <w:del w:id="716" w:author="Adam Boothroyd" w:date="2016-11-28T11:34:00Z">
        <w:r w:rsidRPr="00592541" w:rsidDel="009857B8">
          <w:rPr>
            <w:rFonts w:ascii="Arial" w:hAnsi="Arial" w:cs="Arial"/>
            <w:color w:val="000000"/>
            <w:szCs w:val="20"/>
          </w:rPr>
          <w:delText>’</w:delText>
        </w:r>
      </w:del>
      <w:ins w:id="717" w:author="Adam Boothroyd" w:date="2016-11-28T11:34:00Z">
        <w:r w:rsidR="009857B8">
          <w:rPr>
            <w:rFonts w:ascii="Arial" w:hAnsi="Arial" w:cs="Arial"/>
            <w:color w:val="000000"/>
            <w:szCs w:val="20"/>
          </w:rPr>
          <w:t>'</w:t>
        </w:r>
      </w:ins>
      <w:r w:rsidRPr="00592541">
        <w:rPr>
          <w:rFonts w:ascii="Arial" w:hAnsi="Arial" w:cs="Arial"/>
          <w:color w:val="000000"/>
          <w:szCs w:val="20"/>
        </w:rPr>
        <w:t xml:space="preserve">t already, take a look at the resources room, and discover more about the ITS solutions at work in your function, and across the organization. </w:t>
      </w:r>
      <w:commentRangeEnd w:id="713"/>
      <w:r w:rsidR="00081274">
        <w:rPr>
          <w:rStyle w:val="CommentReference"/>
        </w:rPr>
        <w:commentReference w:id="713"/>
      </w:r>
      <w:commentRangeEnd w:id="714"/>
      <w:r w:rsidR="00877942">
        <w:rPr>
          <w:rStyle w:val="CommentReference"/>
        </w:rPr>
        <w:commentReference w:id="714"/>
      </w:r>
      <w:commentRangeEnd w:id="715"/>
      <w:r w:rsidR="00533C25">
        <w:rPr>
          <w:rStyle w:val="CommentReference"/>
        </w:rPr>
        <w:commentReference w:id="715"/>
      </w:r>
    </w:p>
    <w:p w14:paraId="76905A68" w14:textId="77777777" w:rsidR="00D10056" w:rsidRDefault="00D10056" w:rsidP="009101B5">
      <w:pPr>
        <w:rPr>
          <w:rFonts w:ascii="Arial" w:hAnsi="Arial" w:cs="Arial"/>
          <w:color w:val="000000"/>
          <w:szCs w:val="20"/>
        </w:rPr>
      </w:pPr>
    </w:p>
    <w:p w14:paraId="1AE946DD" w14:textId="77777777" w:rsidR="00D10056" w:rsidRDefault="00D10056" w:rsidP="00D10056">
      <w:pPr>
        <w:pStyle w:val="BrightwaveBullet"/>
        <w:numPr>
          <w:ilvl w:val="0"/>
          <w:numId w:val="0"/>
        </w:numPr>
        <w:rPr>
          <w:rFonts w:ascii="Arial" w:hAnsi="Arial" w:cs="Arial"/>
          <w:color w:val="auto"/>
          <w:sz w:val="22"/>
          <w:szCs w:val="22"/>
        </w:rPr>
      </w:pPr>
    </w:p>
    <w:p w14:paraId="0250422A" w14:textId="77777777" w:rsidR="00D10056" w:rsidRPr="00B157CE" w:rsidRDefault="00D10056" w:rsidP="00D10056">
      <w:pPr>
        <w:pStyle w:val="BW-section-head"/>
        <w:rPr>
          <w:lang w:val="en-US"/>
        </w:rPr>
      </w:pPr>
      <w:r w:rsidRPr="00B157CE">
        <w:rPr>
          <w:lang w:val="en-US"/>
        </w:rPr>
        <w:t>FINAL PROMPT</w:t>
      </w:r>
    </w:p>
    <w:p w14:paraId="5C06E95F"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1033D07C" w14:textId="77777777" w:rsidR="00D10056" w:rsidRPr="00592541" w:rsidRDefault="00D10056" w:rsidP="009101B5">
      <w:pPr>
        <w:rPr>
          <w:rFonts w:ascii="Arial" w:hAnsi="Arial" w:cs="Arial"/>
          <w:color w:val="000000"/>
          <w:szCs w:val="20"/>
          <w:u w:val="single"/>
        </w:rPr>
      </w:pPr>
    </w:p>
    <w:p w14:paraId="2ED1EFE7" w14:textId="77777777" w:rsidR="009101B5" w:rsidRPr="003C226E" w:rsidRDefault="009101B5" w:rsidP="009101B5">
      <w:pPr>
        <w:pStyle w:val="Heading1"/>
        <w:rPr>
          <w:rFonts w:ascii="Arial" w:hAnsi="Arial" w:cs="Arial"/>
        </w:rPr>
      </w:pPr>
      <w:bookmarkStart w:id="718" w:name="_Toc466647020"/>
      <w:r w:rsidRPr="003C226E">
        <w:rPr>
          <w:rFonts w:ascii="Arial" w:hAnsi="Arial" w:cs="Arial"/>
        </w:rPr>
        <w:lastRenderedPageBreak/>
        <w:t>Topic</w:t>
      </w:r>
      <w:r w:rsidR="009A6111">
        <w:rPr>
          <w:rFonts w:ascii="Arial" w:hAnsi="Arial" w:cs="Arial"/>
        </w:rPr>
        <w:t xml:space="preserve"> 3</w:t>
      </w:r>
      <w:r w:rsidRPr="003C226E">
        <w:rPr>
          <w:rFonts w:ascii="Arial" w:hAnsi="Arial" w:cs="Arial"/>
        </w:rPr>
        <w:t xml:space="preserve">: </w:t>
      </w:r>
      <w:r w:rsidR="00E33BC9" w:rsidRPr="003C226E">
        <w:rPr>
          <w:rFonts w:ascii="Arial" w:hAnsi="Arial" w:cs="Arial"/>
        </w:rPr>
        <w:t>How we w</w:t>
      </w:r>
      <w:r w:rsidRPr="003C226E">
        <w:rPr>
          <w:rFonts w:ascii="Arial" w:hAnsi="Arial" w:cs="Arial"/>
        </w:rPr>
        <w:t>ork</w:t>
      </w:r>
      <w:bookmarkEnd w:id="718"/>
      <w:r w:rsidRPr="003C226E">
        <w:rPr>
          <w:rFonts w:ascii="Arial" w:hAnsi="Arial" w:cs="Arial"/>
        </w:rPr>
        <w:t xml:space="preserve"> </w:t>
      </w:r>
    </w:p>
    <w:p w14:paraId="46ED3600" w14:textId="77777777" w:rsidR="009101B5" w:rsidRPr="003C226E" w:rsidRDefault="009101B5" w:rsidP="009101B5">
      <w:pPr>
        <w:rPr>
          <w:rFonts w:ascii="Arial" w:hAnsi="Arial" w:cs="Arial"/>
        </w:rPr>
      </w:pPr>
    </w:p>
    <w:p w14:paraId="153D89F9" w14:textId="77777777" w:rsidR="009101B5" w:rsidRPr="003C226E" w:rsidRDefault="009101B5" w:rsidP="009101B5">
      <w:pPr>
        <w:pStyle w:val="Heading2"/>
        <w:rPr>
          <w:rFonts w:ascii="Arial" w:hAnsi="Arial" w:cs="Arial"/>
          <w:color w:val="FFFFFF"/>
        </w:rPr>
      </w:pPr>
      <w:bookmarkStart w:id="719" w:name="_Toc466647021"/>
      <w:r w:rsidRPr="003C226E">
        <w:rPr>
          <w:rFonts w:ascii="Arial" w:hAnsi="Arial" w:cs="Arial"/>
        </w:rPr>
        <w:lastRenderedPageBreak/>
        <w:t xml:space="preserve">SCREEN </w:t>
      </w:r>
      <w:r w:rsidRPr="003C226E">
        <w:rPr>
          <w:rFonts w:ascii="Arial" w:hAnsi="Arial" w:cs="Arial"/>
          <w:color w:val="FFFFFF"/>
        </w:rPr>
        <w:t>03_100</w:t>
      </w:r>
      <w:bookmarkEnd w:id="719"/>
    </w:p>
    <w:p w14:paraId="74E2E57A"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3F8A7939" w14:textId="77777777" w:rsidR="009101B5" w:rsidRPr="003C226E" w:rsidRDefault="009101B5" w:rsidP="009101B5">
      <w:pPr>
        <w:rPr>
          <w:rFonts w:ascii="Arial" w:hAnsi="Arial" w:cs="Arial"/>
          <w:b/>
          <w:u w:val="single"/>
        </w:rPr>
      </w:pPr>
    </w:p>
    <w:p w14:paraId="3E595BF2" w14:textId="77777777" w:rsidR="009101B5" w:rsidRPr="001C4F42" w:rsidRDefault="009101B5" w:rsidP="009101B5">
      <w:pPr>
        <w:rPr>
          <w:rFonts w:ascii="Arial" w:hAnsi="Arial" w:cs="Arial"/>
          <w:b/>
          <w:sz w:val="22"/>
          <w:szCs w:val="22"/>
          <w:u w:val="single"/>
        </w:rPr>
      </w:pPr>
      <w:r w:rsidRPr="001C4F42">
        <w:rPr>
          <w:rFonts w:ascii="Arial" w:hAnsi="Arial" w:cs="Arial"/>
          <w:b/>
          <w:sz w:val="22"/>
          <w:szCs w:val="22"/>
          <w:u w:val="single"/>
        </w:rPr>
        <w:t>DESCRIPTION</w:t>
      </w:r>
    </w:p>
    <w:p w14:paraId="05291D66" w14:textId="77777777" w:rsidR="009101B5" w:rsidRPr="001C4F42" w:rsidRDefault="009101B5" w:rsidP="009101B5">
      <w:pPr>
        <w:rPr>
          <w:rFonts w:ascii="Arial" w:hAnsi="Arial" w:cs="Arial"/>
          <w:sz w:val="22"/>
          <w:szCs w:val="22"/>
        </w:rPr>
      </w:pPr>
      <w:r w:rsidRPr="001C4F42">
        <w:rPr>
          <w:rFonts w:ascii="Arial" w:hAnsi="Arial" w:cs="Arial"/>
          <w:sz w:val="22"/>
          <w:szCs w:val="22"/>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1559744D" w14:textId="77777777" w:rsidR="009101B5" w:rsidRPr="001C4F42" w:rsidRDefault="009101B5" w:rsidP="009101B5">
      <w:pPr>
        <w:rPr>
          <w:rFonts w:ascii="Arial" w:hAnsi="Arial" w:cs="Arial"/>
          <w:sz w:val="22"/>
          <w:szCs w:val="22"/>
        </w:rPr>
      </w:pPr>
    </w:p>
    <w:p w14:paraId="23CF61D3" w14:textId="77777777" w:rsidR="009101B5" w:rsidRPr="001C4F42" w:rsidRDefault="000348E4" w:rsidP="009101B5">
      <w:pPr>
        <w:rPr>
          <w:rFonts w:ascii="Arial" w:hAnsi="Arial" w:cs="Arial"/>
          <w:sz w:val="22"/>
          <w:szCs w:val="22"/>
        </w:rPr>
      </w:pPr>
      <w:r w:rsidRPr="001C4F42">
        <w:rPr>
          <w:rFonts w:ascii="Arial" w:hAnsi="Arial" w:cs="Arial"/>
          <w:sz w:val="22"/>
          <w:szCs w:val="22"/>
        </w:rPr>
        <w:t xml:space="preserve">This screen introduces the learner to the ins and outs of ITS. How the function works, and who its people are. </w:t>
      </w:r>
    </w:p>
    <w:p w14:paraId="65E8A9CD" w14:textId="77777777" w:rsidR="000348E4" w:rsidRPr="001C4F42" w:rsidRDefault="000348E4" w:rsidP="009101B5">
      <w:pPr>
        <w:rPr>
          <w:rFonts w:ascii="Arial" w:hAnsi="Arial" w:cs="Arial"/>
          <w:sz w:val="22"/>
          <w:szCs w:val="22"/>
        </w:rPr>
      </w:pPr>
    </w:p>
    <w:p w14:paraId="29C7089F" w14:textId="77777777" w:rsidR="000348E4" w:rsidRPr="001C4F42" w:rsidRDefault="009101B5" w:rsidP="009101B5">
      <w:pPr>
        <w:rPr>
          <w:rFonts w:ascii="Arial" w:hAnsi="Arial" w:cs="Arial"/>
          <w:b/>
          <w:color w:val="808080"/>
          <w:sz w:val="22"/>
          <w:szCs w:val="22"/>
        </w:rPr>
      </w:pPr>
      <w:r w:rsidRPr="001C4F42">
        <w:rPr>
          <w:rFonts w:ascii="Arial" w:hAnsi="Arial" w:cs="Arial"/>
          <w:b/>
          <w:sz w:val="22"/>
          <w:szCs w:val="22"/>
          <w:u w:val="single"/>
        </w:rPr>
        <w:t>IMAGE</w:t>
      </w:r>
    </w:p>
    <w:p w14:paraId="53A28BDC" w14:textId="77777777" w:rsidR="009101B5" w:rsidRPr="001C4F42" w:rsidRDefault="000348E4" w:rsidP="009101B5">
      <w:pPr>
        <w:rPr>
          <w:rFonts w:ascii="Arial" w:hAnsi="Arial" w:cs="Arial"/>
          <w:sz w:val="22"/>
          <w:szCs w:val="22"/>
        </w:rPr>
      </w:pPr>
      <w:r w:rsidRPr="001C4F42">
        <w:rPr>
          <w:rFonts w:ascii="Arial" w:hAnsi="Arial" w:cs="Arial"/>
          <w:sz w:val="22"/>
          <w:szCs w:val="22"/>
        </w:rPr>
        <w:t xml:space="preserve">Use menu imagery to show the whole ITS team together </w:t>
      </w:r>
    </w:p>
    <w:p w14:paraId="1DDC576F" w14:textId="77777777" w:rsidR="009101B5" w:rsidRPr="001C4F42" w:rsidRDefault="009101B5" w:rsidP="009101B5">
      <w:pPr>
        <w:rPr>
          <w:rFonts w:ascii="Arial" w:hAnsi="Arial" w:cs="Arial"/>
          <w:sz w:val="22"/>
          <w:szCs w:val="22"/>
          <w:highlight w:val="green"/>
        </w:rPr>
      </w:pPr>
    </w:p>
    <w:p w14:paraId="2912EF01" w14:textId="77777777" w:rsidR="009101B5" w:rsidRPr="001C4F42" w:rsidRDefault="009101B5" w:rsidP="009101B5">
      <w:pPr>
        <w:rPr>
          <w:rFonts w:ascii="Arial" w:hAnsi="Arial" w:cs="Arial"/>
          <w:b/>
          <w:color w:val="808080"/>
          <w:sz w:val="22"/>
          <w:szCs w:val="22"/>
        </w:rPr>
      </w:pPr>
      <w:r w:rsidRPr="001C4F42">
        <w:rPr>
          <w:rFonts w:ascii="Arial" w:hAnsi="Arial" w:cs="Arial"/>
          <w:b/>
          <w:sz w:val="22"/>
          <w:szCs w:val="22"/>
          <w:u w:val="single"/>
        </w:rPr>
        <w:t>BODY TEXT</w:t>
      </w:r>
      <w:r w:rsidRPr="001C4F42">
        <w:rPr>
          <w:rFonts w:ascii="Arial" w:hAnsi="Arial" w:cs="Arial"/>
          <w:b/>
          <w:color w:val="808080"/>
          <w:sz w:val="22"/>
          <w:szCs w:val="22"/>
        </w:rPr>
        <w:t xml:space="preserve"> (Max 100 words)</w:t>
      </w:r>
    </w:p>
    <w:p w14:paraId="5667BD3F" w14:textId="1D60F4BB" w:rsidR="000348E4" w:rsidRPr="00592541" w:rsidRDefault="00DD7C15" w:rsidP="009101B5">
      <w:pPr>
        <w:rPr>
          <w:rFonts w:ascii="Arial" w:hAnsi="Arial" w:cs="Arial"/>
          <w:color w:val="000000"/>
          <w:sz w:val="22"/>
          <w:szCs w:val="22"/>
        </w:rPr>
      </w:pPr>
      <w:r w:rsidRPr="00592541">
        <w:rPr>
          <w:rFonts w:ascii="Arial" w:hAnsi="Arial" w:cs="Arial"/>
          <w:color w:val="000000"/>
          <w:sz w:val="22"/>
          <w:szCs w:val="22"/>
        </w:rPr>
        <w:t>Now that you know what we do, it</w:t>
      </w:r>
      <w:del w:id="720" w:author="Adam Boothroyd" w:date="2016-11-28T11:34:00Z">
        <w:r w:rsidRPr="00592541" w:rsidDel="009857B8">
          <w:rPr>
            <w:rFonts w:ascii="Arial" w:hAnsi="Arial" w:cs="Arial"/>
            <w:color w:val="000000"/>
            <w:sz w:val="22"/>
            <w:szCs w:val="22"/>
          </w:rPr>
          <w:delText>’</w:delText>
        </w:r>
      </w:del>
      <w:ins w:id="721" w:author="Adam Boothroyd" w:date="2016-11-28T11:34:00Z">
        <w:r w:rsidR="009857B8">
          <w:rPr>
            <w:rFonts w:ascii="Arial" w:hAnsi="Arial" w:cs="Arial"/>
            <w:color w:val="000000"/>
            <w:sz w:val="22"/>
            <w:szCs w:val="22"/>
          </w:rPr>
          <w:t>'</w:t>
        </w:r>
      </w:ins>
      <w:r w:rsidRPr="00592541">
        <w:rPr>
          <w:rFonts w:ascii="Arial" w:hAnsi="Arial" w:cs="Arial"/>
          <w:color w:val="000000"/>
          <w:sz w:val="22"/>
          <w:szCs w:val="22"/>
        </w:rPr>
        <w:t xml:space="preserve">s time to get to know us even better. In this part of the tour, </w:t>
      </w:r>
      <w:commentRangeStart w:id="722"/>
      <w:commentRangeStart w:id="723"/>
      <w:r w:rsidRPr="00592541">
        <w:rPr>
          <w:rFonts w:ascii="Arial" w:hAnsi="Arial" w:cs="Arial"/>
          <w:color w:val="000000"/>
          <w:sz w:val="22"/>
          <w:szCs w:val="22"/>
        </w:rPr>
        <w:t>you</w:t>
      </w:r>
      <w:del w:id="724" w:author="Adam Boothroyd" w:date="2016-11-28T11:34:00Z">
        <w:r w:rsidRPr="00592541" w:rsidDel="009857B8">
          <w:rPr>
            <w:rFonts w:ascii="Arial" w:hAnsi="Arial" w:cs="Arial"/>
            <w:color w:val="000000"/>
            <w:sz w:val="22"/>
            <w:szCs w:val="22"/>
          </w:rPr>
          <w:delText>’</w:delText>
        </w:r>
      </w:del>
      <w:ins w:id="725" w:author="Adam Boothroyd" w:date="2016-11-28T11:34:00Z">
        <w:r w:rsidR="009857B8">
          <w:rPr>
            <w:rFonts w:ascii="Arial" w:hAnsi="Arial" w:cs="Arial"/>
            <w:color w:val="000000"/>
            <w:sz w:val="22"/>
            <w:szCs w:val="22"/>
          </w:rPr>
          <w:t>'</w:t>
        </w:r>
      </w:ins>
      <w:r w:rsidRPr="00592541">
        <w:rPr>
          <w:rFonts w:ascii="Arial" w:hAnsi="Arial" w:cs="Arial"/>
          <w:color w:val="000000"/>
          <w:sz w:val="22"/>
          <w:szCs w:val="22"/>
        </w:rPr>
        <w:t xml:space="preserve">re going to meet some ITS people and find out how we </w:t>
      </w:r>
      <w:ins w:id="726" w:author="Gassmere, Dawn E" w:date="2016-11-07T08:42:00Z">
        <w:r w:rsidR="00872D12">
          <w:rPr>
            <w:rFonts w:ascii="Arial" w:hAnsi="Arial" w:cs="Arial"/>
            <w:color w:val="000000"/>
            <w:sz w:val="22"/>
            <w:szCs w:val="22"/>
          </w:rPr>
          <w:t>partner across MDLZ</w:t>
        </w:r>
        <w:del w:id="727" w:author="Adam Boothroyd" w:date="2016-11-28T11:47:00Z">
          <w:r w:rsidR="00872D12" w:rsidDel="00917587">
            <w:rPr>
              <w:rFonts w:ascii="Arial" w:hAnsi="Arial" w:cs="Arial"/>
              <w:color w:val="000000"/>
              <w:sz w:val="22"/>
              <w:szCs w:val="22"/>
            </w:rPr>
            <w:delText xml:space="preserve"> </w:delText>
          </w:r>
        </w:del>
      </w:ins>
      <w:del w:id="728" w:author="Gassmere, Dawn E" w:date="2016-11-07T08:42:00Z">
        <w:r w:rsidRPr="00592541" w:rsidDel="00872D12">
          <w:rPr>
            <w:rFonts w:ascii="Arial" w:hAnsi="Arial" w:cs="Arial"/>
            <w:color w:val="000000"/>
            <w:sz w:val="22"/>
            <w:szCs w:val="22"/>
          </w:rPr>
          <w:delText>are attached to each function</w:delText>
        </w:r>
      </w:del>
      <w:r w:rsidRPr="00592541">
        <w:rPr>
          <w:rFonts w:ascii="Arial" w:hAnsi="Arial" w:cs="Arial"/>
          <w:color w:val="000000"/>
          <w:sz w:val="22"/>
          <w:szCs w:val="22"/>
        </w:rPr>
        <w:t xml:space="preserve">. </w:t>
      </w:r>
      <w:commentRangeEnd w:id="722"/>
      <w:r w:rsidR="00872D12">
        <w:rPr>
          <w:rStyle w:val="CommentReference"/>
        </w:rPr>
        <w:commentReference w:id="722"/>
      </w:r>
      <w:commentRangeEnd w:id="723"/>
      <w:r w:rsidR="002B665E">
        <w:rPr>
          <w:rStyle w:val="CommentReference"/>
        </w:rPr>
        <w:commentReference w:id="723"/>
      </w:r>
    </w:p>
    <w:p w14:paraId="64D40974" w14:textId="77777777" w:rsidR="00DD7C15" w:rsidRPr="00592541" w:rsidRDefault="00DD7C15" w:rsidP="009101B5">
      <w:pPr>
        <w:rPr>
          <w:rFonts w:ascii="Arial" w:hAnsi="Arial" w:cs="Arial"/>
          <w:color w:val="000000"/>
          <w:sz w:val="22"/>
          <w:szCs w:val="22"/>
        </w:rPr>
      </w:pPr>
    </w:p>
    <w:p w14:paraId="357B92BD" w14:textId="77777777" w:rsidR="00DD7C15" w:rsidRPr="00592541" w:rsidRDefault="00DD7C15" w:rsidP="009101B5">
      <w:pPr>
        <w:rPr>
          <w:rFonts w:ascii="Arial" w:hAnsi="Arial" w:cs="Arial"/>
          <w:color w:val="000000"/>
          <w:sz w:val="22"/>
          <w:szCs w:val="22"/>
          <w:u w:val="single"/>
        </w:rPr>
      </w:pPr>
      <w:r w:rsidRPr="00592541">
        <w:rPr>
          <w:rFonts w:ascii="Arial" w:hAnsi="Arial" w:cs="Arial"/>
          <w:color w:val="000000"/>
          <w:sz w:val="22"/>
          <w:szCs w:val="22"/>
        </w:rPr>
        <w:t xml:space="preserve">You will discover that there are ITS colleagues all over the world, and how you can work with them. </w:t>
      </w:r>
    </w:p>
    <w:p w14:paraId="60B93034" w14:textId="77777777" w:rsidR="009101B5" w:rsidRPr="003C226E" w:rsidRDefault="009101B5" w:rsidP="009101B5">
      <w:pPr>
        <w:pStyle w:val="Heading2"/>
        <w:rPr>
          <w:rFonts w:ascii="Arial" w:hAnsi="Arial" w:cs="Arial"/>
          <w:color w:val="FFFFFF"/>
        </w:rPr>
      </w:pPr>
      <w:bookmarkStart w:id="729" w:name="_Toc466647022"/>
      <w:r w:rsidRPr="003C226E">
        <w:rPr>
          <w:rFonts w:ascii="Arial" w:hAnsi="Arial" w:cs="Arial"/>
        </w:rPr>
        <w:lastRenderedPageBreak/>
        <w:t xml:space="preserve">SCREEN </w:t>
      </w:r>
      <w:r w:rsidRPr="003C226E">
        <w:rPr>
          <w:rFonts w:ascii="Arial" w:hAnsi="Arial" w:cs="Arial"/>
          <w:color w:val="FFFFFF"/>
        </w:rPr>
        <w:t>03_110</w:t>
      </w:r>
      <w:bookmarkEnd w:id="729"/>
    </w:p>
    <w:p w14:paraId="3B7B2909" w14:textId="77777777" w:rsidR="009101B5" w:rsidRPr="003C226E" w:rsidRDefault="009101B5" w:rsidP="009101B5">
      <w:pPr>
        <w:pStyle w:val="BW-screentype"/>
        <w:rPr>
          <w:rFonts w:ascii="Arial" w:hAnsi="Arial" w:cs="Arial"/>
        </w:rPr>
      </w:pPr>
      <w:r w:rsidRPr="003C226E">
        <w:rPr>
          <w:rFonts w:ascii="Arial" w:hAnsi="Arial" w:cs="Arial"/>
        </w:rPr>
        <w:t>SCREEN TYPE Hotspot reveal</w:t>
      </w:r>
    </w:p>
    <w:p w14:paraId="7EE2188E"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42D4FB11" w14:textId="77777777" w:rsidR="009101B5" w:rsidRPr="003C226E" w:rsidRDefault="009101B5" w:rsidP="009101B5">
      <w:pPr>
        <w:rPr>
          <w:rFonts w:ascii="Arial" w:hAnsi="Arial" w:cs="Arial"/>
        </w:rPr>
      </w:pPr>
      <w:r w:rsidRPr="003C226E">
        <w:rPr>
          <w:rFonts w:ascii="Arial" w:hAnsi="Arial" w:cs="Arial"/>
        </w:rPr>
        <w:t>The learner selects icons on an image to reveal further information, images or media.</w:t>
      </w:r>
    </w:p>
    <w:p w14:paraId="7FB0A233" w14:textId="77777777" w:rsidR="009101B5" w:rsidRPr="003C226E" w:rsidRDefault="009101B5" w:rsidP="009101B5">
      <w:pPr>
        <w:rPr>
          <w:rFonts w:ascii="Arial" w:hAnsi="Arial" w:cs="Arial"/>
        </w:rPr>
      </w:pPr>
    </w:p>
    <w:p w14:paraId="364B755D" w14:textId="77777777" w:rsidR="009101B5" w:rsidRPr="003C226E" w:rsidRDefault="00DD7C15" w:rsidP="009101B5">
      <w:pPr>
        <w:rPr>
          <w:rFonts w:ascii="Arial" w:hAnsi="Arial" w:cs="Arial"/>
        </w:rPr>
      </w:pPr>
      <w:r w:rsidRPr="003C226E">
        <w:rPr>
          <w:rFonts w:ascii="Arial" w:hAnsi="Arial" w:cs="Arial"/>
        </w:rPr>
        <w:t>The image shows the three operational layers of ITS, when the learner selects each area, the</w:t>
      </w:r>
      <w:r w:rsidR="00D220D4" w:rsidRPr="003C226E">
        <w:rPr>
          <w:rFonts w:ascii="Arial" w:hAnsi="Arial" w:cs="Arial"/>
        </w:rPr>
        <w:t>y will discover more about how this function works</w:t>
      </w:r>
    </w:p>
    <w:p w14:paraId="07E24DED" w14:textId="77777777" w:rsidR="009101B5" w:rsidRPr="003C226E" w:rsidRDefault="009101B5" w:rsidP="009101B5">
      <w:pPr>
        <w:rPr>
          <w:rFonts w:ascii="Arial" w:hAnsi="Arial" w:cs="Arial"/>
          <w:b/>
          <w:u w:val="single"/>
        </w:rPr>
      </w:pPr>
    </w:p>
    <w:p w14:paraId="0FD4281C" w14:textId="77777777" w:rsidR="009101B5" w:rsidRPr="003C226E" w:rsidRDefault="009101B5" w:rsidP="009101B5">
      <w:pPr>
        <w:rPr>
          <w:rFonts w:ascii="Arial" w:hAnsi="Arial" w:cs="Arial"/>
          <w:b/>
          <w:u w:val="single"/>
        </w:rPr>
      </w:pPr>
      <w:r w:rsidRPr="003C226E">
        <w:rPr>
          <w:rFonts w:ascii="Arial" w:hAnsi="Arial" w:cs="Arial"/>
          <w:b/>
          <w:u w:val="single"/>
        </w:rPr>
        <w:t>MAIN IMAGE</w:t>
      </w:r>
    </w:p>
    <w:p w14:paraId="591377B0" w14:textId="77777777" w:rsidR="009101B5" w:rsidRPr="003C226E" w:rsidRDefault="009101B5" w:rsidP="009101B5">
      <w:pPr>
        <w:rPr>
          <w:rFonts w:ascii="Arial" w:hAnsi="Arial" w:cs="Arial"/>
        </w:rPr>
      </w:pPr>
    </w:p>
    <w:p w14:paraId="5AE379A5" w14:textId="77777777" w:rsidR="00726C4B" w:rsidRPr="003C226E" w:rsidRDefault="00726C4B" w:rsidP="009101B5">
      <w:pPr>
        <w:rPr>
          <w:rFonts w:ascii="Arial" w:hAnsi="Arial" w:cs="Arial"/>
        </w:rPr>
      </w:pPr>
      <w:r w:rsidRPr="003C226E">
        <w:rPr>
          <w:rFonts w:ascii="Arial" w:hAnsi="Arial" w:cs="Arial"/>
        </w:rPr>
        <w:t xml:space="preserve">A simplified version of this diagram – keeping: </w:t>
      </w:r>
    </w:p>
    <w:p w14:paraId="63BE9F8F" w14:textId="77777777" w:rsidR="00726C4B" w:rsidRPr="003C226E" w:rsidRDefault="00726C4B" w:rsidP="009101B5">
      <w:pPr>
        <w:rPr>
          <w:rFonts w:ascii="Arial" w:hAnsi="Arial" w:cs="Arial"/>
        </w:rPr>
      </w:pPr>
      <w:commentRangeStart w:id="730"/>
      <w:del w:id="731" w:author="Stephanie Miller" w:date="2016-11-11T12:57:00Z">
        <w:r w:rsidRPr="003C226E" w:rsidDel="0013650E">
          <w:rPr>
            <w:rFonts w:ascii="Arial" w:hAnsi="Arial" w:cs="Arial"/>
          </w:rPr>
          <w:delText>Mission</w:delText>
        </w:r>
        <w:commentRangeEnd w:id="730"/>
        <w:r w:rsidR="00081274" w:rsidDel="0013650E">
          <w:rPr>
            <w:rStyle w:val="CommentReference"/>
          </w:rPr>
          <w:commentReference w:id="730"/>
        </w:r>
        <w:r w:rsidRPr="003C226E" w:rsidDel="0013650E">
          <w:rPr>
            <w:rFonts w:ascii="Arial" w:hAnsi="Arial" w:cs="Arial"/>
          </w:rPr>
          <w:delText xml:space="preserve">, </w:delText>
        </w:r>
      </w:del>
      <w:r w:rsidRPr="003C226E">
        <w:rPr>
          <w:rFonts w:ascii="Arial" w:hAnsi="Arial" w:cs="Arial"/>
        </w:rPr>
        <w:t xml:space="preserve">Strategy, Engagement, Execution </w:t>
      </w:r>
      <w:del w:id="732" w:author="Ben  Pester" w:date="2016-11-11T10:40:00Z">
        <w:r w:rsidRPr="003C226E" w:rsidDel="008F4962">
          <w:rPr>
            <w:rFonts w:ascii="Arial" w:hAnsi="Arial" w:cs="Arial"/>
          </w:rPr>
          <w:delText>layers</w:delText>
        </w:r>
      </w:del>
      <w:ins w:id="733" w:author="Ben  Pester" w:date="2016-11-11T10:40:00Z">
        <w:r w:rsidR="008F4962">
          <w:rPr>
            <w:rFonts w:ascii="Arial" w:hAnsi="Arial" w:cs="Arial"/>
          </w:rPr>
          <w:t>areas</w:t>
        </w:r>
      </w:ins>
      <w:r w:rsidR="00615CFC" w:rsidRPr="003C226E">
        <w:rPr>
          <w:rFonts w:ascii="Arial" w:hAnsi="Arial" w:cs="Arial"/>
        </w:rPr>
        <w:t xml:space="preserve">, plus each of the headlines: </w:t>
      </w:r>
    </w:p>
    <w:p w14:paraId="22FC0B04" w14:textId="77777777" w:rsidR="00615CFC" w:rsidRPr="003C226E" w:rsidRDefault="00615CFC" w:rsidP="009101B5">
      <w:pPr>
        <w:rPr>
          <w:rFonts w:ascii="Arial" w:hAnsi="Arial" w:cs="Arial"/>
        </w:rPr>
      </w:pPr>
      <w:r w:rsidRPr="003C226E">
        <w:rPr>
          <w:rFonts w:ascii="Arial" w:hAnsi="Arial" w:cs="Arial"/>
        </w:rPr>
        <w:t xml:space="preserve">Empowering growth </w:t>
      </w:r>
    </w:p>
    <w:p w14:paraId="3A3F58AB" w14:textId="77777777" w:rsidR="00615CFC" w:rsidRPr="003C226E" w:rsidRDefault="00615CFC" w:rsidP="009101B5">
      <w:pPr>
        <w:rPr>
          <w:rFonts w:ascii="Arial" w:hAnsi="Arial" w:cs="Arial"/>
        </w:rPr>
      </w:pPr>
      <w:r w:rsidRPr="003C226E">
        <w:rPr>
          <w:rFonts w:ascii="Arial" w:hAnsi="Arial" w:cs="Arial"/>
        </w:rPr>
        <w:t>Strategy &amp; markets</w:t>
      </w:r>
    </w:p>
    <w:p w14:paraId="2B396526" w14:textId="77777777" w:rsidR="00615CFC" w:rsidRPr="003C226E" w:rsidRDefault="00615CFC" w:rsidP="009101B5">
      <w:pPr>
        <w:rPr>
          <w:rFonts w:ascii="Arial" w:hAnsi="Arial" w:cs="Arial"/>
        </w:rPr>
      </w:pPr>
      <w:r w:rsidRPr="003C226E">
        <w:rPr>
          <w:rFonts w:ascii="Arial" w:hAnsi="Arial" w:cs="Arial"/>
        </w:rPr>
        <w:t>Technology &amp; architecture</w:t>
      </w:r>
    </w:p>
    <w:p w14:paraId="53EA3227" w14:textId="77777777" w:rsidR="00615CFC" w:rsidRPr="003C226E" w:rsidRDefault="00615CFC" w:rsidP="009101B5">
      <w:pPr>
        <w:rPr>
          <w:rFonts w:ascii="Arial" w:hAnsi="Arial" w:cs="Arial"/>
        </w:rPr>
      </w:pPr>
      <w:r w:rsidRPr="003C226E">
        <w:rPr>
          <w:rFonts w:ascii="Arial" w:hAnsi="Arial" w:cs="Arial"/>
        </w:rPr>
        <w:t>Business Engagement</w:t>
      </w:r>
    </w:p>
    <w:p w14:paraId="5A92E9B8" w14:textId="77777777" w:rsidR="00615CFC" w:rsidRPr="003C226E" w:rsidRDefault="00615CFC" w:rsidP="009101B5">
      <w:pPr>
        <w:rPr>
          <w:rFonts w:ascii="Arial" w:hAnsi="Arial" w:cs="Arial"/>
        </w:rPr>
      </w:pPr>
      <w:r w:rsidRPr="003C226E">
        <w:rPr>
          <w:rFonts w:ascii="Arial" w:hAnsi="Arial" w:cs="Arial"/>
        </w:rPr>
        <w:t>Project Services</w:t>
      </w:r>
    </w:p>
    <w:p w14:paraId="511D12BB" w14:textId="77777777" w:rsidR="00615CFC" w:rsidRPr="003C226E" w:rsidRDefault="00615CFC" w:rsidP="009101B5">
      <w:pPr>
        <w:rPr>
          <w:rFonts w:ascii="Arial" w:hAnsi="Arial" w:cs="Arial"/>
        </w:rPr>
      </w:pPr>
      <w:r w:rsidRPr="003C226E">
        <w:rPr>
          <w:rFonts w:ascii="Arial" w:hAnsi="Arial" w:cs="Arial"/>
        </w:rPr>
        <w:t xml:space="preserve">Service Operations. </w:t>
      </w:r>
    </w:p>
    <w:p w14:paraId="6364766F" w14:textId="77777777" w:rsidR="00531C19" w:rsidRDefault="00531C19" w:rsidP="009101B5">
      <w:pPr>
        <w:rPr>
          <w:rFonts w:ascii="Arial" w:hAnsi="Arial" w:cs="Arial"/>
        </w:rPr>
      </w:pPr>
    </w:p>
    <w:p w14:paraId="20206CBF" w14:textId="7C9DA73F" w:rsidR="001C4F42" w:rsidRDefault="00E8599A" w:rsidP="009101B5">
      <w:pPr>
        <w:rPr>
          <w:rFonts w:ascii="Arial" w:hAnsi="Arial" w:cs="Arial"/>
        </w:rPr>
      </w:pPr>
      <w:r>
        <w:rPr>
          <w:rFonts w:ascii="Arial" w:hAnsi="Arial" w:cs="Arial"/>
          <w:noProof/>
          <w:lang w:val="en-GB" w:eastAsia="en-GB"/>
        </w:rPr>
        <w:drawing>
          <wp:inline distT="0" distB="0" distL="0" distR="0" wp14:anchorId="0D5C7D3C" wp14:editId="20ABDF2E">
            <wp:extent cx="5370830" cy="3981450"/>
            <wp:effectExtent l="0" t="0" r="0" b="6350"/>
            <wp:docPr id="7" name="Picture 7" descr="Screen%20Shot%202016-10-27%20at%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0-27%20at%2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0830" cy="3981450"/>
                    </a:xfrm>
                    <a:prstGeom prst="rect">
                      <a:avLst/>
                    </a:prstGeom>
                    <a:noFill/>
                    <a:ln>
                      <a:noFill/>
                    </a:ln>
                  </pic:spPr>
                </pic:pic>
              </a:graphicData>
            </a:graphic>
          </wp:inline>
        </w:drawing>
      </w:r>
    </w:p>
    <w:p w14:paraId="16F8AEDC" w14:textId="77777777" w:rsidR="001C4F42" w:rsidRPr="003C226E" w:rsidRDefault="001C4F42" w:rsidP="009101B5">
      <w:pPr>
        <w:rPr>
          <w:rFonts w:ascii="Arial" w:hAnsi="Arial" w:cs="Arial"/>
        </w:rPr>
      </w:pPr>
    </w:p>
    <w:p w14:paraId="5D58EEBC" w14:textId="77777777" w:rsidR="00531C19" w:rsidRPr="003C226E" w:rsidRDefault="00531C19" w:rsidP="009101B5">
      <w:pPr>
        <w:rPr>
          <w:rFonts w:ascii="Arial" w:hAnsi="Arial" w:cs="Arial"/>
        </w:rPr>
      </w:pPr>
      <w:del w:id="734" w:author="Ben  Pester" w:date="2016-11-11T10:42:00Z">
        <w:r w:rsidRPr="003C226E" w:rsidDel="008F4962">
          <w:rPr>
            <w:rFonts w:ascii="Arial" w:hAnsi="Arial" w:cs="Arial"/>
          </w:rPr>
          <w:delText xml:space="preserve">But making it look like a </w:delText>
        </w:r>
        <w:r w:rsidR="000D28CE" w:rsidRPr="003C226E" w:rsidDel="008F4962">
          <w:rPr>
            <w:rFonts w:ascii="Arial" w:hAnsi="Arial" w:cs="Arial"/>
          </w:rPr>
          <w:delText>stacked Oreos</w:delText>
        </w:r>
      </w:del>
      <w:ins w:id="735" w:author="Ben  Pester" w:date="2016-11-11T10:42:00Z">
        <w:r w:rsidR="008F4962">
          <w:rPr>
            <w:rFonts w:ascii="Arial" w:hAnsi="Arial" w:cs="Arial"/>
          </w:rPr>
          <w:t>But separated out into areas</w:t>
        </w:r>
      </w:ins>
      <w:ins w:id="736" w:author="Ben  Pester" w:date="2016-11-11T10:43:00Z">
        <w:r w:rsidR="008F4962">
          <w:rPr>
            <w:rFonts w:ascii="Arial" w:hAnsi="Arial" w:cs="Arial"/>
          </w:rPr>
          <w:t xml:space="preserve"> on a table</w:t>
        </w:r>
      </w:ins>
      <w:ins w:id="737" w:author="Ben  Pester" w:date="2016-11-11T10:42:00Z">
        <w:r w:rsidR="008F4962">
          <w:rPr>
            <w:rFonts w:ascii="Arial" w:hAnsi="Arial" w:cs="Arial"/>
          </w:rPr>
          <w:t xml:space="preserve">. </w:t>
        </w:r>
      </w:ins>
      <w:r w:rsidRPr="003C226E">
        <w:rPr>
          <w:rFonts w:ascii="Arial" w:hAnsi="Arial" w:cs="Arial"/>
        </w:rPr>
        <w:t xml:space="preserve"> </w:t>
      </w:r>
      <w:ins w:id="738" w:author="Ben  Pester" w:date="2016-11-11T10:43:00Z">
        <w:r w:rsidR="008F4962">
          <w:rPr>
            <w:rFonts w:ascii="Arial" w:hAnsi="Arial" w:cs="Arial"/>
          </w:rPr>
          <w:t>Some examples of MDLZ snacks lie on the table too.</w:t>
        </w:r>
      </w:ins>
    </w:p>
    <w:p w14:paraId="37CB80B5" w14:textId="736C8E48" w:rsidR="000D28CE" w:rsidRPr="003C226E" w:rsidRDefault="00E8599A" w:rsidP="000D28CE">
      <w:pPr>
        <w:rPr>
          <w:rFonts w:ascii="Arial" w:eastAsia="Times New Roman" w:hAnsi="Arial" w:cs="Arial"/>
        </w:rPr>
      </w:pPr>
      <w:r>
        <w:rPr>
          <w:rFonts w:ascii="Arial" w:eastAsia="Times New Roman" w:hAnsi="Arial" w:cs="Arial"/>
          <w:noProof/>
          <w:lang w:val="en-GB" w:eastAsia="en-GB"/>
        </w:rPr>
        <w:lastRenderedPageBreak/>
        <w:drawing>
          <wp:inline distT="0" distB="0" distL="0" distR="0" wp14:anchorId="303D1CBF" wp14:editId="748A29A5">
            <wp:extent cx="2245360" cy="2650490"/>
            <wp:effectExtent l="0" t="0" r="0" b="0"/>
            <wp:docPr id="8" name="Picture 8" descr="mage result for 2 oreos 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ge result for 2 oreos stack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5360" cy="2650490"/>
                    </a:xfrm>
                    <a:prstGeom prst="rect">
                      <a:avLst/>
                    </a:prstGeom>
                    <a:noFill/>
                    <a:ln>
                      <a:noFill/>
                    </a:ln>
                  </pic:spPr>
                </pic:pic>
              </a:graphicData>
            </a:graphic>
          </wp:inline>
        </w:drawing>
      </w:r>
    </w:p>
    <w:p w14:paraId="15157480" w14:textId="77777777" w:rsidR="000D28CE" w:rsidRPr="003C226E" w:rsidRDefault="000D28CE" w:rsidP="009101B5">
      <w:pPr>
        <w:rPr>
          <w:rFonts w:ascii="Arial" w:hAnsi="Arial" w:cs="Arial"/>
        </w:rPr>
      </w:pPr>
    </w:p>
    <w:p w14:paraId="732316AF" w14:textId="77777777" w:rsidR="00726C4B" w:rsidRPr="003C226E" w:rsidRDefault="00726C4B" w:rsidP="009101B5">
      <w:pPr>
        <w:rPr>
          <w:rFonts w:ascii="Arial" w:hAnsi="Arial" w:cs="Arial"/>
        </w:rPr>
      </w:pPr>
    </w:p>
    <w:p w14:paraId="242A1CA8" w14:textId="77777777" w:rsidR="00726C4B" w:rsidRPr="003C226E" w:rsidRDefault="00726C4B" w:rsidP="009101B5">
      <w:pPr>
        <w:rPr>
          <w:rFonts w:ascii="Arial" w:hAnsi="Arial" w:cs="Arial"/>
        </w:rPr>
      </w:pPr>
    </w:p>
    <w:p w14:paraId="7E9A0DDA" w14:textId="77777777" w:rsidR="00726C4B" w:rsidRPr="003C226E" w:rsidRDefault="00726C4B" w:rsidP="009101B5">
      <w:pPr>
        <w:rPr>
          <w:rFonts w:ascii="Arial" w:hAnsi="Arial" w:cs="Arial"/>
          <w:b/>
          <w:u w:val="single"/>
        </w:rPr>
      </w:pPr>
    </w:p>
    <w:p w14:paraId="77126691" w14:textId="77777777" w:rsidR="009101B5" w:rsidRPr="003C226E" w:rsidRDefault="009101B5" w:rsidP="009101B5">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17F5CAFB" w14:textId="4F5DC3E7" w:rsidR="009101B5" w:rsidRPr="003C226E" w:rsidRDefault="00531C19" w:rsidP="009101B5">
      <w:pPr>
        <w:rPr>
          <w:rFonts w:ascii="Arial" w:hAnsi="Arial" w:cs="Arial"/>
        </w:rPr>
      </w:pPr>
      <w:r w:rsidRPr="003C226E">
        <w:rPr>
          <w:rFonts w:ascii="Arial" w:hAnsi="Arial" w:cs="Arial"/>
        </w:rPr>
        <w:t xml:space="preserve">Just like </w:t>
      </w:r>
      <w:r w:rsidR="000D28CE" w:rsidRPr="003C226E">
        <w:rPr>
          <w:rFonts w:ascii="Arial" w:hAnsi="Arial" w:cs="Arial"/>
        </w:rPr>
        <w:t xml:space="preserve">some of </w:t>
      </w:r>
      <w:r w:rsidRPr="003C226E">
        <w:rPr>
          <w:rFonts w:ascii="Arial" w:hAnsi="Arial" w:cs="Arial"/>
        </w:rPr>
        <w:t xml:space="preserve">the </w:t>
      </w:r>
      <w:r w:rsidR="000D28CE" w:rsidRPr="003C226E">
        <w:rPr>
          <w:rFonts w:ascii="Arial" w:hAnsi="Arial" w:cs="Arial"/>
        </w:rPr>
        <w:t xml:space="preserve">tastiest </w:t>
      </w:r>
      <w:r w:rsidRPr="003C226E">
        <w:rPr>
          <w:rFonts w:ascii="Arial" w:hAnsi="Arial" w:cs="Arial"/>
        </w:rPr>
        <w:t xml:space="preserve">snacks of MDLZ, </w:t>
      </w:r>
      <w:r w:rsidR="003C226E" w:rsidRPr="003C226E">
        <w:rPr>
          <w:rFonts w:ascii="Arial" w:hAnsi="Arial" w:cs="Arial"/>
        </w:rPr>
        <w:t>ITS is</w:t>
      </w:r>
      <w:r w:rsidRPr="003C226E">
        <w:rPr>
          <w:rFonts w:ascii="Arial" w:hAnsi="Arial" w:cs="Arial"/>
        </w:rPr>
        <w:t xml:space="preserve"> textured and works on many levels. Our operations are split between </w:t>
      </w:r>
      <w:ins w:id="739" w:author="Gassmere, Dawn E" w:date="2016-11-07T08:44:00Z">
        <w:del w:id="740" w:author="Adam Boothroyd" w:date="2016-11-28T11:51:00Z">
          <w:r w:rsidR="00872D12" w:rsidDel="00F75C12">
            <w:rPr>
              <w:rFonts w:ascii="Arial" w:hAnsi="Arial" w:cs="Arial"/>
            </w:rPr>
            <w:delText>3</w:delText>
          </w:r>
        </w:del>
      </w:ins>
      <w:ins w:id="741" w:author="Adam Boothroyd" w:date="2016-11-28T11:51:00Z">
        <w:r w:rsidR="00F75C12">
          <w:rPr>
            <w:rFonts w:ascii="Arial" w:hAnsi="Arial" w:cs="Arial"/>
          </w:rPr>
          <w:t>three</w:t>
        </w:r>
      </w:ins>
      <w:del w:id="742" w:author="Gassmere, Dawn E" w:date="2016-11-07T08:44:00Z">
        <w:r w:rsidRPr="003C226E" w:rsidDel="00872D12">
          <w:rPr>
            <w:rFonts w:ascii="Arial" w:hAnsi="Arial" w:cs="Arial"/>
          </w:rPr>
          <w:delText>4</w:delText>
        </w:r>
      </w:del>
      <w:r w:rsidRPr="003C226E">
        <w:rPr>
          <w:rFonts w:ascii="Arial" w:hAnsi="Arial" w:cs="Arial"/>
        </w:rPr>
        <w:t xml:space="preserve"> delicious </w:t>
      </w:r>
      <w:ins w:id="743" w:author="Gassmere, Dawn E" w:date="2016-11-07T08:44:00Z">
        <w:r w:rsidR="00872D12">
          <w:rPr>
            <w:rFonts w:ascii="Arial" w:hAnsi="Arial" w:cs="Arial"/>
          </w:rPr>
          <w:t>areas</w:t>
        </w:r>
        <w:del w:id="744" w:author="Adam Boothroyd" w:date="2016-11-28T11:51:00Z">
          <w:r w:rsidR="00872D12" w:rsidDel="00F75C12">
            <w:rPr>
              <w:rFonts w:ascii="Arial" w:hAnsi="Arial" w:cs="Arial"/>
            </w:rPr>
            <w:delText xml:space="preserve"> </w:delText>
          </w:r>
        </w:del>
      </w:ins>
      <w:commentRangeStart w:id="745"/>
      <w:del w:id="746" w:author="Adam Boothroyd" w:date="2016-11-28T11:51:00Z">
        <w:r w:rsidRPr="003C226E" w:rsidDel="00F75C12">
          <w:rPr>
            <w:rFonts w:ascii="Arial" w:hAnsi="Arial" w:cs="Arial"/>
          </w:rPr>
          <w:delText>layers</w:delText>
        </w:r>
        <w:commentRangeEnd w:id="745"/>
        <w:r w:rsidR="00872D12" w:rsidDel="00F75C12">
          <w:rPr>
            <w:rStyle w:val="CommentReference"/>
          </w:rPr>
          <w:commentReference w:id="745"/>
        </w:r>
      </w:del>
      <w:r w:rsidRPr="003C226E">
        <w:rPr>
          <w:rFonts w:ascii="Arial" w:hAnsi="Arial" w:cs="Arial"/>
        </w:rPr>
        <w:t>.</w:t>
      </w:r>
      <w:del w:id="747" w:author="Adam Boothroyd" w:date="2016-11-28T11:51:00Z">
        <w:r w:rsidRPr="003C226E" w:rsidDel="00F75C12">
          <w:rPr>
            <w:rFonts w:ascii="Arial" w:hAnsi="Arial" w:cs="Arial"/>
          </w:rPr>
          <w:delText xml:space="preserve"> </w:delText>
        </w:r>
      </w:del>
      <w:r w:rsidR="00615CFC" w:rsidRPr="003C226E">
        <w:rPr>
          <w:rFonts w:ascii="Arial" w:hAnsi="Arial" w:cs="Arial"/>
        </w:rPr>
        <w:t xml:space="preserve"> </w:t>
      </w:r>
    </w:p>
    <w:p w14:paraId="4B78ADDD" w14:textId="77777777" w:rsidR="00615CFC" w:rsidRPr="003C226E" w:rsidRDefault="00615CFC" w:rsidP="009101B5">
      <w:pPr>
        <w:rPr>
          <w:rFonts w:ascii="Arial" w:hAnsi="Arial" w:cs="Arial"/>
        </w:rPr>
      </w:pPr>
    </w:p>
    <w:p w14:paraId="6FB2D757" w14:textId="77777777" w:rsidR="009101B5" w:rsidRPr="00081274" w:rsidRDefault="009101B5" w:rsidP="009101B5">
      <w:pPr>
        <w:rPr>
          <w:rFonts w:ascii="Arial" w:hAnsi="Arial" w:cs="Arial"/>
          <w:highlight w:val="yellow"/>
          <w:rPrChange w:id="748" w:author="Miller, Stephanie L" w:date="2016-11-07T16:24:00Z">
            <w:rPr>
              <w:rFonts w:ascii="Arial" w:hAnsi="Arial" w:cs="Arial"/>
            </w:rPr>
          </w:rPrChange>
        </w:rPr>
      </w:pPr>
      <w:r w:rsidRPr="00081274">
        <w:rPr>
          <w:rFonts w:ascii="Arial" w:hAnsi="Arial" w:cs="Arial"/>
          <w:b/>
          <w:highlight w:val="yellow"/>
          <w:u w:val="single"/>
          <w:rPrChange w:id="749" w:author="Miller, Stephanie L" w:date="2016-11-07T16:24:00Z">
            <w:rPr>
              <w:rFonts w:ascii="Arial" w:hAnsi="Arial" w:cs="Arial"/>
              <w:b/>
              <w:u w:val="single"/>
            </w:rPr>
          </w:rPrChange>
        </w:rPr>
        <w:t>PROMPT</w:t>
      </w:r>
    </w:p>
    <w:p w14:paraId="3AFC1F90" w14:textId="77777777" w:rsidR="009101B5" w:rsidRPr="003C226E" w:rsidRDefault="009101B5" w:rsidP="009101B5">
      <w:pPr>
        <w:rPr>
          <w:rFonts w:ascii="Arial" w:hAnsi="Arial" w:cs="Arial"/>
        </w:rPr>
      </w:pPr>
      <w:r w:rsidRPr="00081274">
        <w:rPr>
          <w:rFonts w:ascii="Arial" w:hAnsi="Arial" w:cs="Arial"/>
          <w:highlight w:val="yellow"/>
          <w:rPrChange w:id="750" w:author="Miller, Stephanie L" w:date="2016-11-07T16:24:00Z">
            <w:rPr>
              <w:rFonts w:ascii="Arial" w:hAnsi="Arial" w:cs="Arial"/>
            </w:rPr>
          </w:rPrChange>
        </w:rPr>
        <w:t xml:space="preserve">Select each </w:t>
      </w:r>
      <w:r w:rsidR="003C226E" w:rsidRPr="00081274">
        <w:rPr>
          <w:rFonts w:ascii="Arial" w:hAnsi="Arial" w:cs="Arial"/>
          <w:highlight w:val="yellow"/>
          <w:rPrChange w:id="751" w:author="Miller, Stephanie L" w:date="2016-11-07T16:24:00Z">
            <w:rPr>
              <w:rFonts w:ascii="Arial" w:hAnsi="Arial" w:cs="Arial"/>
            </w:rPr>
          </w:rPrChange>
        </w:rPr>
        <w:t xml:space="preserve">layer </w:t>
      </w:r>
      <w:r w:rsidRPr="00081274">
        <w:rPr>
          <w:rFonts w:ascii="Arial" w:hAnsi="Arial" w:cs="Arial"/>
          <w:highlight w:val="yellow"/>
          <w:rPrChange w:id="752" w:author="Miller, Stephanie L" w:date="2016-11-07T16:24:00Z">
            <w:rPr>
              <w:rFonts w:ascii="Arial" w:hAnsi="Arial" w:cs="Arial"/>
            </w:rPr>
          </w:rPrChange>
        </w:rPr>
        <w:t xml:space="preserve">to find out </w:t>
      </w:r>
      <w:commentRangeStart w:id="753"/>
      <w:r w:rsidRPr="00081274">
        <w:rPr>
          <w:rFonts w:ascii="Arial" w:hAnsi="Arial" w:cs="Arial"/>
          <w:highlight w:val="yellow"/>
          <w:rPrChange w:id="754" w:author="Miller, Stephanie L" w:date="2016-11-07T16:24:00Z">
            <w:rPr>
              <w:rFonts w:ascii="Arial" w:hAnsi="Arial" w:cs="Arial"/>
            </w:rPr>
          </w:rPrChange>
        </w:rPr>
        <w:t>more</w:t>
      </w:r>
      <w:commentRangeEnd w:id="753"/>
      <w:r w:rsidR="00081274">
        <w:rPr>
          <w:rStyle w:val="CommentReference"/>
        </w:rPr>
        <w:commentReference w:id="753"/>
      </w:r>
      <w:r w:rsidRPr="00081274">
        <w:rPr>
          <w:rFonts w:ascii="Arial" w:hAnsi="Arial" w:cs="Arial"/>
          <w:highlight w:val="yellow"/>
          <w:rPrChange w:id="755" w:author="Miller, Stephanie L" w:date="2016-11-07T16:24:00Z">
            <w:rPr>
              <w:rFonts w:ascii="Arial" w:hAnsi="Arial" w:cs="Arial"/>
            </w:rPr>
          </w:rPrChange>
        </w:rPr>
        <w:t>.</w:t>
      </w:r>
    </w:p>
    <w:p w14:paraId="7553B3FF" w14:textId="77777777" w:rsidR="009101B5" w:rsidRPr="003C226E" w:rsidDel="008F4962" w:rsidRDefault="009101B5" w:rsidP="009101B5">
      <w:pPr>
        <w:rPr>
          <w:del w:id="756" w:author="Ben  Pester" w:date="2016-11-11T10:41:00Z"/>
          <w:rFonts w:ascii="Arial" w:hAnsi="Arial" w:cs="Arial"/>
          <w:b/>
          <w:u w:val="single"/>
        </w:rPr>
      </w:pPr>
    </w:p>
    <w:p w14:paraId="272D31ED" w14:textId="77777777" w:rsidR="009101B5" w:rsidRPr="003C226E" w:rsidDel="008F4962" w:rsidRDefault="009101B5" w:rsidP="009101B5">
      <w:pPr>
        <w:rPr>
          <w:del w:id="757" w:author="Ben  Pester" w:date="2016-11-11T10:41:00Z"/>
          <w:rFonts w:ascii="Arial" w:hAnsi="Arial" w:cs="Arial"/>
          <w:b/>
          <w:u w:val="single"/>
        </w:rPr>
      </w:pPr>
      <w:del w:id="758" w:author="Ben  Pester" w:date="2016-11-11T10:41:00Z">
        <w:r w:rsidRPr="003C226E" w:rsidDel="008F4962">
          <w:rPr>
            <w:rFonts w:ascii="Arial" w:hAnsi="Arial" w:cs="Arial"/>
            <w:b/>
            <w:u w:val="single"/>
          </w:rPr>
          <w:delText>REVEAL 1 ICON PLACEMENT</w:delText>
        </w:r>
      </w:del>
    </w:p>
    <w:p w14:paraId="0BE12758" w14:textId="77777777" w:rsidR="009101B5" w:rsidDel="00872D12" w:rsidRDefault="001C4F42" w:rsidP="009101B5">
      <w:pPr>
        <w:rPr>
          <w:del w:id="759" w:author="Gassmere, Dawn E" w:date="2016-11-07T08:45:00Z"/>
          <w:rFonts w:ascii="Arial" w:hAnsi="Arial" w:cs="Arial"/>
        </w:rPr>
      </w:pPr>
      <w:del w:id="760" w:author="Gassmere, Dawn E" w:date="2016-11-07T08:45:00Z">
        <w:r w:rsidDel="00872D12">
          <w:rPr>
            <w:rFonts w:ascii="Arial" w:hAnsi="Arial" w:cs="Arial"/>
          </w:rPr>
          <w:delText xml:space="preserve">Top layer – </w:delText>
        </w:r>
        <w:commentRangeStart w:id="761"/>
        <w:r w:rsidDel="00872D12">
          <w:rPr>
            <w:rFonts w:ascii="Arial" w:hAnsi="Arial" w:cs="Arial"/>
          </w:rPr>
          <w:delText>Mission</w:delText>
        </w:r>
        <w:commentRangeEnd w:id="761"/>
        <w:r w:rsidR="00872D12" w:rsidDel="00872D12">
          <w:rPr>
            <w:rStyle w:val="CommentReference"/>
          </w:rPr>
          <w:commentReference w:id="761"/>
        </w:r>
      </w:del>
    </w:p>
    <w:p w14:paraId="57AF1111" w14:textId="77777777" w:rsidR="001C4F42" w:rsidRPr="003C226E" w:rsidDel="00872D12" w:rsidRDefault="001C4F42" w:rsidP="009101B5">
      <w:pPr>
        <w:rPr>
          <w:del w:id="762" w:author="Gassmere, Dawn E" w:date="2016-11-07T08:45:00Z"/>
          <w:rFonts w:ascii="Arial" w:hAnsi="Arial" w:cs="Arial"/>
          <w:b/>
          <w:u w:val="single"/>
        </w:rPr>
      </w:pPr>
    </w:p>
    <w:p w14:paraId="722E988F" w14:textId="77777777" w:rsidR="009101B5" w:rsidRPr="003C226E" w:rsidDel="00872D12" w:rsidRDefault="009101B5" w:rsidP="009101B5">
      <w:pPr>
        <w:rPr>
          <w:del w:id="763" w:author="Gassmere, Dawn E" w:date="2016-11-07T08:45:00Z"/>
          <w:rFonts w:ascii="Arial" w:hAnsi="Arial" w:cs="Arial"/>
          <w:b/>
          <w:color w:val="808080"/>
        </w:rPr>
      </w:pPr>
      <w:del w:id="764" w:author="Gassmere, Dawn E" w:date="2016-11-07T08:45:00Z">
        <w:r w:rsidRPr="003C226E" w:rsidDel="00872D12">
          <w:rPr>
            <w:rFonts w:ascii="Arial" w:hAnsi="Arial" w:cs="Arial"/>
            <w:b/>
            <w:u w:val="single"/>
          </w:rPr>
          <w:delText>REVEAL 1 TEXT</w:delText>
        </w:r>
        <w:r w:rsidRPr="003C226E" w:rsidDel="00872D12">
          <w:rPr>
            <w:rFonts w:ascii="Arial" w:hAnsi="Arial" w:cs="Arial"/>
            <w:b/>
          </w:rPr>
          <w:delText xml:space="preserve"> </w:delText>
        </w:r>
        <w:r w:rsidRPr="003C226E" w:rsidDel="00872D12">
          <w:rPr>
            <w:rFonts w:ascii="Arial" w:hAnsi="Arial" w:cs="Arial"/>
            <w:b/>
            <w:color w:val="808080"/>
          </w:rPr>
          <w:delText>(50 words max)</w:delText>
        </w:r>
      </w:del>
    </w:p>
    <w:p w14:paraId="009F888F" w14:textId="77777777" w:rsidR="009101B5" w:rsidRPr="003C226E" w:rsidDel="00872D12" w:rsidRDefault="00100883" w:rsidP="009101B5">
      <w:pPr>
        <w:rPr>
          <w:del w:id="765" w:author="Gassmere, Dawn E" w:date="2016-11-07T08:45:00Z"/>
          <w:rFonts w:ascii="Arial" w:hAnsi="Arial" w:cs="Arial"/>
        </w:rPr>
      </w:pPr>
      <w:del w:id="766" w:author="Gassmere, Dawn E" w:date="2016-11-07T08:45:00Z">
        <w:r w:rsidDel="00872D12">
          <w:rPr>
            <w:rFonts w:ascii="Arial" w:hAnsi="Arial" w:cs="Arial"/>
          </w:rPr>
          <w:delText>We’ve talked about our mission already, so you know how important it is to</w:delText>
        </w:r>
        <w:r w:rsidR="009D144A" w:rsidDel="00872D12">
          <w:rPr>
            <w:rFonts w:ascii="Arial" w:hAnsi="Arial" w:cs="Arial"/>
          </w:rPr>
          <w:delText xml:space="preserve"> us. </w:delText>
        </w:r>
        <w:r w:rsidR="00031F66" w:rsidDel="00872D12">
          <w:rPr>
            <w:rFonts w:ascii="Arial" w:hAnsi="Arial" w:cs="Arial"/>
          </w:rPr>
          <w:delText xml:space="preserve">Connecting the MDLZ world drives everything we do. </w:delText>
        </w:r>
        <w:r w:rsidR="009D144A" w:rsidDel="00872D12">
          <w:rPr>
            <w:rFonts w:ascii="Arial" w:hAnsi="Arial" w:cs="Arial"/>
          </w:rPr>
          <w:delText xml:space="preserve"> </w:delText>
        </w:r>
      </w:del>
    </w:p>
    <w:p w14:paraId="03468AED" w14:textId="77777777" w:rsidR="009101B5" w:rsidRPr="003C226E" w:rsidRDefault="009101B5" w:rsidP="009101B5">
      <w:pPr>
        <w:rPr>
          <w:rFonts w:ascii="Arial" w:hAnsi="Arial" w:cs="Arial"/>
          <w:u w:val="single"/>
        </w:rPr>
      </w:pPr>
    </w:p>
    <w:p w14:paraId="444C69AF" w14:textId="77777777" w:rsidR="009101B5" w:rsidRPr="003C226E" w:rsidRDefault="009101B5" w:rsidP="009101B5">
      <w:pPr>
        <w:rPr>
          <w:rFonts w:ascii="Arial" w:hAnsi="Arial" w:cs="Arial"/>
          <w:b/>
          <w:u w:val="single"/>
        </w:rPr>
      </w:pPr>
      <w:r w:rsidRPr="003C226E">
        <w:rPr>
          <w:rFonts w:ascii="Arial" w:hAnsi="Arial" w:cs="Arial"/>
          <w:b/>
          <w:u w:val="single"/>
        </w:rPr>
        <w:t xml:space="preserve">REVEAL </w:t>
      </w:r>
      <w:del w:id="767" w:author="Ben  Pester" w:date="2016-11-11T10:41:00Z">
        <w:r w:rsidRPr="003C226E" w:rsidDel="008F4962">
          <w:rPr>
            <w:rFonts w:ascii="Arial" w:hAnsi="Arial" w:cs="Arial"/>
            <w:b/>
            <w:u w:val="single"/>
          </w:rPr>
          <w:delText xml:space="preserve">2 </w:delText>
        </w:r>
      </w:del>
      <w:ins w:id="768" w:author="Ben  Pester" w:date="2016-11-11T10:41:00Z">
        <w:r w:rsidR="008F4962">
          <w:rPr>
            <w:rFonts w:ascii="Arial" w:hAnsi="Arial" w:cs="Arial"/>
            <w:b/>
            <w:u w:val="single"/>
          </w:rPr>
          <w:t>1</w:t>
        </w:r>
        <w:r w:rsidR="008F4962" w:rsidRPr="003C226E">
          <w:rPr>
            <w:rFonts w:ascii="Arial" w:hAnsi="Arial" w:cs="Arial"/>
            <w:b/>
            <w:u w:val="single"/>
          </w:rPr>
          <w:t xml:space="preserve"> </w:t>
        </w:r>
      </w:ins>
      <w:r w:rsidRPr="003C226E">
        <w:rPr>
          <w:rFonts w:ascii="Arial" w:hAnsi="Arial" w:cs="Arial"/>
          <w:b/>
          <w:u w:val="single"/>
        </w:rPr>
        <w:t>ICON PLACEMENT</w:t>
      </w:r>
    </w:p>
    <w:p w14:paraId="427F3DC5" w14:textId="77777777" w:rsidR="009101B5" w:rsidRPr="003C226E" w:rsidRDefault="00872D12" w:rsidP="009101B5">
      <w:pPr>
        <w:rPr>
          <w:rFonts w:ascii="Arial" w:hAnsi="Arial" w:cs="Arial"/>
        </w:rPr>
      </w:pPr>
      <w:ins w:id="769" w:author="Gassmere, Dawn E" w:date="2016-11-07T08:45:00Z">
        <w:del w:id="770" w:author="Ben  Pester" w:date="2016-11-11T10:41:00Z">
          <w:r w:rsidDel="008F4962">
            <w:rPr>
              <w:rFonts w:ascii="Arial" w:hAnsi="Arial" w:cs="Arial"/>
            </w:rPr>
            <w:delText xml:space="preserve">First Area </w:delText>
          </w:r>
        </w:del>
      </w:ins>
      <w:del w:id="771" w:author="Ben  Pester" w:date="2016-11-11T10:41:00Z">
        <w:r w:rsidR="009D144A" w:rsidDel="008F4962">
          <w:rPr>
            <w:rFonts w:ascii="Arial" w:hAnsi="Arial" w:cs="Arial"/>
          </w:rPr>
          <w:delText xml:space="preserve">Second Layer – </w:delText>
        </w:r>
      </w:del>
      <w:r w:rsidR="009D144A">
        <w:rPr>
          <w:rFonts w:ascii="Arial" w:hAnsi="Arial" w:cs="Arial"/>
        </w:rPr>
        <w:t xml:space="preserve">Strategy </w:t>
      </w:r>
    </w:p>
    <w:p w14:paraId="26717BF8" w14:textId="77777777" w:rsidR="009101B5" w:rsidRPr="003C226E" w:rsidRDefault="009101B5" w:rsidP="009101B5">
      <w:pPr>
        <w:rPr>
          <w:rFonts w:ascii="Arial" w:hAnsi="Arial" w:cs="Arial"/>
          <w:b/>
          <w:u w:val="single"/>
        </w:rPr>
      </w:pPr>
    </w:p>
    <w:p w14:paraId="6AADA4EB" w14:textId="77777777" w:rsidR="009101B5" w:rsidRPr="003C226E" w:rsidRDefault="009101B5" w:rsidP="009101B5">
      <w:pPr>
        <w:rPr>
          <w:rFonts w:ascii="Arial" w:hAnsi="Arial" w:cs="Arial"/>
          <w:b/>
          <w:color w:val="808080"/>
        </w:rPr>
      </w:pPr>
      <w:r w:rsidRPr="003C226E">
        <w:rPr>
          <w:rFonts w:ascii="Arial" w:hAnsi="Arial" w:cs="Arial"/>
          <w:b/>
          <w:u w:val="single"/>
        </w:rPr>
        <w:t xml:space="preserve">REVEAL </w:t>
      </w:r>
      <w:del w:id="772" w:author="Ben  Pester" w:date="2016-11-11T10:41:00Z">
        <w:r w:rsidRPr="003C226E" w:rsidDel="008F4962">
          <w:rPr>
            <w:rFonts w:ascii="Arial" w:hAnsi="Arial" w:cs="Arial"/>
            <w:b/>
            <w:u w:val="single"/>
          </w:rPr>
          <w:delText xml:space="preserve">2 </w:delText>
        </w:r>
      </w:del>
      <w:ins w:id="773" w:author="Ben  Pester" w:date="2016-11-11T10:41:00Z">
        <w:r w:rsidR="008F4962">
          <w:rPr>
            <w:rFonts w:ascii="Arial" w:hAnsi="Arial" w:cs="Arial"/>
            <w:b/>
            <w:u w:val="single"/>
          </w:rPr>
          <w:t>1</w:t>
        </w:r>
        <w:r w:rsidR="008F4962" w:rsidRPr="003C226E">
          <w:rPr>
            <w:rFonts w:ascii="Arial" w:hAnsi="Arial" w:cs="Arial"/>
            <w:b/>
            <w:u w:val="single"/>
          </w:rPr>
          <w:t xml:space="preserve"> </w:t>
        </w:r>
      </w:ins>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229CC4AF" w14:textId="77777777" w:rsidR="00031F66" w:rsidRPr="00031F66" w:rsidRDefault="00031F66" w:rsidP="00031F66">
      <w:pPr>
        <w:rPr>
          <w:rFonts w:ascii="Arial" w:hAnsi="Arial" w:cs="Arial"/>
          <w:sz w:val="22"/>
          <w:szCs w:val="22"/>
        </w:rPr>
      </w:pPr>
      <w:r>
        <w:rPr>
          <w:rFonts w:ascii="Arial" w:hAnsi="Arial" w:cs="Arial"/>
          <w:sz w:val="22"/>
          <w:szCs w:val="22"/>
        </w:rPr>
        <w:t>We</w:t>
      </w:r>
      <w:r w:rsidRPr="00031F66">
        <w:rPr>
          <w:rFonts w:ascii="Arial" w:hAnsi="Arial" w:cs="Arial"/>
          <w:sz w:val="22"/>
          <w:szCs w:val="22"/>
        </w:rPr>
        <w:t xml:space="preserve"> </w:t>
      </w:r>
      <w:r>
        <w:rPr>
          <w:rFonts w:ascii="Arial" w:hAnsi="Arial" w:cs="Arial"/>
          <w:sz w:val="22"/>
          <w:szCs w:val="22"/>
        </w:rPr>
        <w:t>ensure the execution of</w:t>
      </w:r>
      <w:r w:rsidRPr="00031F66">
        <w:rPr>
          <w:rFonts w:ascii="Arial" w:hAnsi="Arial" w:cs="Arial"/>
          <w:sz w:val="22"/>
          <w:szCs w:val="22"/>
        </w:rPr>
        <w:t xml:space="preserve"> </w:t>
      </w:r>
      <w:r>
        <w:rPr>
          <w:rFonts w:ascii="Arial" w:hAnsi="Arial" w:cs="Arial"/>
          <w:sz w:val="22"/>
          <w:szCs w:val="22"/>
        </w:rPr>
        <w:t>every aspect of ITS</w:t>
      </w:r>
      <w:r w:rsidRPr="00031F66">
        <w:rPr>
          <w:rFonts w:ascii="Arial" w:hAnsi="Arial" w:cs="Arial"/>
          <w:sz w:val="22"/>
          <w:szCs w:val="22"/>
        </w:rPr>
        <w:t xml:space="preserve"> </w:t>
      </w:r>
      <w:r>
        <w:rPr>
          <w:rFonts w:ascii="Arial" w:hAnsi="Arial" w:cs="Arial"/>
          <w:sz w:val="22"/>
          <w:szCs w:val="22"/>
        </w:rPr>
        <w:t>is in line with our strategic focus. This means taking a global</w:t>
      </w:r>
      <w:ins w:id="774" w:author="Stephanie Miller" w:date="2016-11-14T14:54:00Z">
        <w:r w:rsidR="00D13F38">
          <w:rPr>
            <w:rFonts w:ascii="Arial" w:hAnsi="Arial" w:cs="Arial"/>
            <w:sz w:val="22"/>
            <w:szCs w:val="22"/>
          </w:rPr>
          <w:t xml:space="preserve"> and cross-functional</w:t>
        </w:r>
      </w:ins>
      <w:r>
        <w:rPr>
          <w:rFonts w:ascii="Arial" w:hAnsi="Arial" w:cs="Arial"/>
          <w:sz w:val="22"/>
          <w:szCs w:val="22"/>
        </w:rPr>
        <w:t xml:space="preserve"> view of projects. </w:t>
      </w:r>
      <w:r w:rsidRPr="00031F66">
        <w:rPr>
          <w:rFonts w:ascii="Arial" w:hAnsi="Arial" w:cs="Arial"/>
          <w:sz w:val="22"/>
          <w:szCs w:val="22"/>
        </w:rPr>
        <w:t xml:space="preserve"> </w:t>
      </w:r>
    </w:p>
    <w:p w14:paraId="733223F8" w14:textId="77777777" w:rsidR="009101B5" w:rsidRPr="003C226E" w:rsidRDefault="009101B5" w:rsidP="009101B5">
      <w:pPr>
        <w:rPr>
          <w:rFonts w:ascii="Arial" w:hAnsi="Arial" w:cs="Arial"/>
          <w:u w:val="single"/>
        </w:rPr>
      </w:pPr>
    </w:p>
    <w:p w14:paraId="659ADC59" w14:textId="77777777" w:rsidR="009101B5" w:rsidRPr="003C226E" w:rsidRDefault="009101B5" w:rsidP="009101B5">
      <w:pPr>
        <w:rPr>
          <w:rFonts w:ascii="Arial" w:hAnsi="Arial" w:cs="Arial"/>
          <w:b/>
          <w:u w:val="single"/>
        </w:rPr>
      </w:pPr>
      <w:r w:rsidRPr="003C226E">
        <w:rPr>
          <w:rFonts w:ascii="Arial" w:hAnsi="Arial" w:cs="Arial"/>
          <w:b/>
          <w:u w:val="single"/>
        </w:rPr>
        <w:t xml:space="preserve">REVEAL </w:t>
      </w:r>
      <w:del w:id="775" w:author="Ben  Pester" w:date="2016-11-11T10:41:00Z">
        <w:r w:rsidRPr="003C226E" w:rsidDel="008F4962">
          <w:rPr>
            <w:rFonts w:ascii="Arial" w:hAnsi="Arial" w:cs="Arial"/>
            <w:b/>
            <w:u w:val="single"/>
          </w:rPr>
          <w:delText xml:space="preserve">3 </w:delText>
        </w:r>
      </w:del>
      <w:ins w:id="776" w:author="Ben  Pester" w:date="2016-11-11T10:41:00Z">
        <w:r w:rsidR="008F4962">
          <w:rPr>
            <w:rFonts w:ascii="Arial" w:hAnsi="Arial" w:cs="Arial"/>
            <w:b/>
            <w:u w:val="single"/>
          </w:rPr>
          <w:t>2</w:t>
        </w:r>
        <w:r w:rsidR="008F4962" w:rsidRPr="003C226E">
          <w:rPr>
            <w:rFonts w:ascii="Arial" w:hAnsi="Arial" w:cs="Arial"/>
            <w:b/>
            <w:u w:val="single"/>
          </w:rPr>
          <w:t xml:space="preserve"> </w:t>
        </w:r>
      </w:ins>
      <w:r w:rsidRPr="003C226E">
        <w:rPr>
          <w:rFonts w:ascii="Arial" w:hAnsi="Arial" w:cs="Arial"/>
          <w:b/>
          <w:u w:val="single"/>
        </w:rPr>
        <w:t>ICON PLACEMENT</w:t>
      </w:r>
    </w:p>
    <w:p w14:paraId="01043AE5" w14:textId="77777777" w:rsidR="009101B5" w:rsidRPr="003C226E" w:rsidRDefault="00D9143F" w:rsidP="009101B5">
      <w:pPr>
        <w:rPr>
          <w:rFonts w:ascii="Arial" w:hAnsi="Arial" w:cs="Arial"/>
        </w:rPr>
      </w:pPr>
      <w:r>
        <w:rPr>
          <w:rFonts w:ascii="Arial" w:hAnsi="Arial" w:cs="Arial"/>
        </w:rPr>
        <w:t>Engagement</w:t>
      </w:r>
    </w:p>
    <w:p w14:paraId="1A5420A3" w14:textId="77777777" w:rsidR="009101B5" w:rsidRPr="003C226E" w:rsidRDefault="009101B5" w:rsidP="009101B5">
      <w:pPr>
        <w:rPr>
          <w:rFonts w:ascii="Arial" w:hAnsi="Arial" w:cs="Arial"/>
          <w:b/>
          <w:u w:val="single"/>
        </w:rPr>
      </w:pPr>
    </w:p>
    <w:p w14:paraId="2874BE98" w14:textId="77777777" w:rsidR="009101B5" w:rsidRPr="003C226E" w:rsidRDefault="009101B5" w:rsidP="009101B5">
      <w:pPr>
        <w:rPr>
          <w:rFonts w:ascii="Arial" w:hAnsi="Arial" w:cs="Arial"/>
          <w:b/>
          <w:color w:val="808080"/>
        </w:rPr>
      </w:pPr>
      <w:r w:rsidRPr="003C226E">
        <w:rPr>
          <w:rFonts w:ascii="Arial" w:hAnsi="Arial" w:cs="Arial"/>
          <w:b/>
          <w:u w:val="single"/>
        </w:rPr>
        <w:t xml:space="preserve">REVEAL </w:t>
      </w:r>
      <w:del w:id="777" w:author="Ben  Pester" w:date="2016-11-11T10:41:00Z">
        <w:r w:rsidRPr="003C226E" w:rsidDel="008F4962">
          <w:rPr>
            <w:rFonts w:ascii="Arial" w:hAnsi="Arial" w:cs="Arial"/>
            <w:b/>
            <w:u w:val="single"/>
          </w:rPr>
          <w:delText xml:space="preserve">3 </w:delText>
        </w:r>
      </w:del>
      <w:ins w:id="778" w:author="Ben  Pester" w:date="2016-11-11T10:41:00Z">
        <w:r w:rsidR="008F4962">
          <w:rPr>
            <w:rFonts w:ascii="Arial" w:hAnsi="Arial" w:cs="Arial"/>
            <w:b/>
            <w:u w:val="single"/>
          </w:rPr>
          <w:t>2</w:t>
        </w:r>
        <w:r w:rsidR="008F4962" w:rsidRPr="003C226E">
          <w:rPr>
            <w:rFonts w:ascii="Arial" w:hAnsi="Arial" w:cs="Arial"/>
            <w:b/>
            <w:u w:val="single"/>
          </w:rPr>
          <w:t xml:space="preserve"> </w:t>
        </w:r>
      </w:ins>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21C0A719" w14:textId="2B997E87" w:rsidR="00D9143F" w:rsidRPr="00D9143F" w:rsidRDefault="00D9143F" w:rsidP="00D9143F">
      <w:pPr>
        <w:contextualSpacing/>
        <w:rPr>
          <w:rFonts w:ascii="Arial" w:hAnsi="Arial" w:cs="Arial"/>
        </w:rPr>
      </w:pPr>
      <w:r>
        <w:rPr>
          <w:rFonts w:ascii="Arial" w:hAnsi="Arial" w:cs="Arial"/>
        </w:rPr>
        <w:t>Engagement is at</w:t>
      </w:r>
      <w:r w:rsidR="004F2D4D">
        <w:rPr>
          <w:rFonts w:ascii="Arial" w:hAnsi="Arial" w:cs="Arial"/>
        </w:rPr>
        <w:t xml:space="preserve"> the heart of all we do in ITS. We know it</w:t>
      </w:r>
      <w:del w:id="779" w:author="Adam Boothroyd" w:date="2016-11-28T11:34:00Z">
        <w:r w:rsidR="004F2D4D" w:rsidDel="009857B8">
          <w:rPr>
            <w:rFonts w:ascii="Arial" w:hAnsi="Arial" w:cs="Arial"/>
          </w:rPr>
          <w:delText>’</w:delText>
        </w:r>
      </w:del>
      <w:ins w:id="780" w:author="Adam Boothroyd" w:date="2016-11-28T11:34:00Z">
        <w:r w:rsidR="009857B8">
          <w:rPr>
            <w:rFonts w:ascii="Arial" w:hAnsi="Arial" w:cs="Arial"/>
          </w:rPr>
          <w:t>'</w:t>
        </w:r>
      </w:ins>
      <w:r w:rsidR="004F2D4D">
        <w:rPr>
          <w:rFonts w:ascii="Arial" w:hAnsi="Arial" w:cs="Arial"/>
        </w:rPr>
        <w:t xml:space="preserve">s the best way to support the whole organization. By working as a partner to each of the main functions, we are able to </w:t>
      </w:r>
      <w:r w:rsidRPr="00D9143F">
        <w:rPr>
          <w:rFonts w:ascii="Arial" w:hAnsi="Arial" w:cs="Arial"/>
        </w:rPr>
        <w:t xml:space="preserve">deliver </w:t>
      </w:r>
      <w:r w:rsidR="004F2D4D">
        <w:rPr>
          <w:rFonts w:ascii="Arial" w:hAnsi="Arial" w:cs="Arial"/>
        </w:rPr>
        <w:t xml:space="preserve">real </w:t>
      </w:r>
      <w:r w:rsidRPr="00D9143F">
        <w:rPr>
          <w:rFonts w:ascii="Arial" w:hAnsi="Arial" w:cs="Arial"/>
        </w:rPr>
        <w:t>value</w:t>
      </w:r>
      <w:r w:rsidR="004F2D4D">
        <w:rPr>
          <w:rFonts w:ascii="Arial" w:hAnsi="Arial" w:cs="Arial"/>
        </w:rPr>
        <w:t xml:space="preserve"> for MDLZ. </w:t>
      </w:r>
    </w:p>
    <w:p w14:paraId="76D72C0E" w14:textId="77777777" w:rsidR="009101B5" w:rsidRPr="003C226E" w:rsidRDefault="009101B5" w:rsidP="009101B5">
      <w:pPr>
        <w:rPr>
          <w:rFonts w:ascii="Arial" w:hAnsi="Arial" w:cs="Arial"/>
          <w:u w:val="single"/>
        </w:rPr>
      </w:pPr>
    </w:p>
    <w:p w14:paraId="37C1FF99" w14:textId="77777777" w:rsidR="004F2D4D" w:rsidRPr="003C226E" w:rsidRDefault="004F2D4D" w:rsidP="004F2D4D">
      <w:pPr>
        <w:rPr>
          <w:rFonts w:ascii="Arial" w:hAnsi="Arial" w:cs="Arial"/>
          <w:b/>
          <w:u w:val="single"/>
        </w:rPr>
      </w:pPr>
      <w:r w:rsidRPr="003C226E">
        <w:rPr>
          <w:rFonts w:ascii="Arial" w:hAnsi="Arial" w:cs="Arial"/>
          <w:b/>
          <w:u w:val="single"/>
        </w:rPr>
        <w:t xml:space="preserve">REVEAL </w:t>
      </w:r>
      <w:del w:id="781" w:author="Ben  Pester" w:date="2016-11-11T10:41:00Z">
        <w:r w:rsidDel="008F4962">
          <w:rPr>
            <w:rFonts w:ascii="Arial" w:hAnsi="Arial" w:cs="Arial"/>
            <w:b/>
            <w:u w:val="single"/>
          </w:rPr>
          <w:delText>4</w:delText>
        </w:r>
        <w:r w:rsidRPr="003C226E" w:rsidDel="008F4962">
          <w:rPr>
            <w:rFonts w:ascii="Arial" w:hAnsi="Arial" w:cs="Arial"/>
            <w:b/>
            <w:u w:val="single"/>
          </w:rPr>
          <w:delText xml:space="preserve"> </w:delText>
        </w:r>
      </w:del>
      <w:ins w:id="782" w:author="Ben  Pester" w:date="2016-11-11T10:41:00Z">
        <w:r w:rsidR="008F4962">
          <w:rPr>
            <w:rFonts w:ascii="Arial" w:hAnsi="Arial" w:cs="Arial"/>
            <w:b/>
            <w:u w:val="single"/>
          </w:rPr>
          <w:t>3</w:t>
        </w:r>
        <w:r w:rsidR="008F4962" w:rsidRPr="003C226E">
          <w:rPr>
            <w:rFonts w:ascii="Arial" w:hAnsi="Arial" w:cs="Arial"/>
            <w:b/>
            <w:u w:val="single"/>
          </w:rPr>
          <w:t xml:space="preserve"> </w:t>
        </w:r>
      </w:ins>
      <w:r w:rsidRPr="003C226E">
        <w:rPr>
          <w:rFonts w:ascii="Arial" w:hAnsi="Arial" w:cs="Arial"/>
          <w:b/>
          <w:u w:val="single"/>
        </w:rPr>
        <w:t>ICON PLACEMENT</w:t>
      </w:r>
    </w:p>
    <w:p w14:paraId="28775F09" w14:textId="77777777" w:rsidR="004F2D4D" w:rsidRPr="003C226E" w:rsidRDefault="004F2D4D" w:rsidP="004F2D4D">
      <w:pPr>
        <w:rPr>
          <w:rFonts w:ascii="Arial" w:hAnsi="Arial" w:cs="Arial"/>
        </w:rPr>
      </w:pPr>
      <w:r>
        <w:rPr>
          <w:rFonts w:ascii="Arial" w:hAnsi="Arial" w:cs="Arial"/>
        </w:rPr>
        <w:t>Execution</w:t>
      </w:r>
    </w:p>
    <w:p w14:paraId="06859691" w14:textId="77777777" w:rsidR="004F2D4D" w:rsidRPr="003C226E" w:rsidRDefault="004F2D4D" w:rsidP="004F2D4D">
      <w:pPr>
        <w:rPr>
          <w:rFonts w:ascii="Arial" w:hAnsi="Arial" w:cs="Arial"/>
          <w:b/>
          <w:u w:val="single"/>
        </w:rPr>
      </w:pPr>
    </w:p>
    <w:p w14:paraId="4DEDF84A" w14:textId="77777777" w:rsidR="004F2D4D" w:rsidRDefault="004F2D4D" w:rsidP="004F2D4D">
      <w:pPr>
        <w:rPr>
          <w:rFonts w:ascii="Arial" w:hAnsi="Arial" w:cs="Arial"/>
          <w:b/>
          <w:color w:val="808080"/>
        </w:rPr>
      </w:pPr>
      <w:r w:rsidRPr="003C226E">
        <w:rPr>
          <w:rFonts w:ascii="Arial" w:hAnsi="Arial" w:cs="Arial"/>
          <w:b/>
          <w:u w:val="single"/>
        </w:rPr>
        <w:t>REVEAL</w:t>
      </w:r>
      <w:r>
        <w:rPr>
          <w:rFonts w:ascii="Arial" w:hAnsi="Arial" w:cs="Arial"/>
          <w:b/>
          <w:u w:val="single"/>
        </w:rPr>
        <w:t xml:space="preserve"> </w:t>
      </w:r>
      <w:del w:id="783" w:author="Ben  Pester" w:date="2016-11-11T10:41:00Z">
        <w:r w:rsidDel="008F4962">
          <w:rPr>
            <w:rFonts w:ascii="Arial" w:hAnsi="Arial" w:cs="Arial"/>
            <w:b/>
            <w:u w:val="single"/>
          </w:rPr>
          <w:delText>4</w:delText>
        </w:r>
        <w:r w:rsidRPr="003C226E" w:rsidDel="008F4962">
          <w:rPr>
            <w:rFonts w:ascii="Arial" w:hAnsi="Arial" w:cs="Arial"/>
            <w:b/>
            <w:u w:val="single"/>
          </w:rPr>
          <w:delText xml:space="preserve"> </w:delText>
        </w:r>
      </w:del>
      <w:ins w:id="784" w:author="Ben  Pester" w:date="2016-11-11T10:41:00Z">
        <w:r w:rsidR="008F4962">
          <w:rPr>
            <w:rFonts w:ascii="Arial" w:hAnsi="Arial" w:cs="Arial"/>
            <w:b/>
            <w:u w:val="single"/>
          </w:rPr>
          <w:t>3</w:t>
        </w:r>
        <w:r w:rsidR="008F4962" w:rsidRPr="003C226E">
          <w:rPr>
            <w:rFonts w:ascii="Arial" w:hAnsi="Arial" w:cs="Arial"/>
            <w:b/>
            <w:u w:val="single"/>
          </w:rPr>
          <w:t xml:space="preserve"> </w:t>
        </w:r>
      </w:ins>
      <w:r w:rsidRPr="003C226E">
        <w:rPr>
          <w:rFonts w:ascii="Arial" w:hAnsi="Arial" w:cs="Arial"/>
          <w:b/>
          <w:u w:val="single"/>
        </w:rPr>
        <w:t>TEXT</w:t>
      </w:r>
      <w:r w:rsidRPr="003C226E">
        <w:rPr>
          <w:rFonts w:ascii="Arial" w:hAnsi="Arial" w:cs="Arial"/>
          <w:b/>
        </w:rPr>
        <w:t xml:space="preserve"> </w:t>
      </w:r>
      <w:r w:rsidRPr="003C226E">
        <w:rPr>
          <w:rFonts w:ascii="Arial" w:hAnsi="Arial" w:cs="Arial"/>
          <w:b/>
          <w:color w:val="808080"/>
        </w:rPr>
        <w:t>(50 words max)</w:t>
      </w:r>
    </w:p>
    <w:p w14:paraId="3D5B10E4" w14:textId="6F1F3CFC" w:rsidR="00D13F38" w:rsidRDefault="0021120A" w:rsidP="004F2D4D">
      <w:pPr>
        <w:rPr>
          <w:ins w:id="785" w:author="Stephanie Miller" w:date="2016-11-14T14:55:00Z"/>
          <w:rFonts w:ascii="Arial" w:hAnsi="Arial" w:cs="Arial"/>
          <w:color w:val="000000"/>
        </w:rPr>
      </w:pPr>
      <w:r w:rsidRPr="00592541">
        <w:rPr>
          <w:rFonts w:ascii="Arial" w:hAnsi="Arial" w:cs="Arial"/>
          <w:color w:val="000000"/>
        </w:rPr>
        <w:t xml:space="preserve">The execution layer is all about keeping us competitive in our work. Our projects are delivered using a </w:t>
      </w:r>
      <w:del w:id="786" w:author="Adam Boothroyd" w:date="2016-11-28T11:34:00Z">
        <w:r w:rsidRPr="00592541" w:rsidDel="009857B8">
          <w:rPr>
            <w:rFonts w:ascii="Arial" w:hAnsi="Arial" w:cs="Arial"/>
            <w:color w:val="000000"/>
          </w:rPr>
          <w:delText>‘</w:delText>
        </w:r>
      </w:del>
      <w:ins w:id="787" w:author="Adam Boothroyd" w:date="2016-11-28T11:34:00Z">
        <w:r w:rsidR="009857B8">
          <w:rPr>
            <w:rFonts w:ascii="Arial" w:hAnsi="Arial" w:cs="Arial"/>
            <w:color w:val="000000"/>
          </w:rPr>
          <w:t>'</w:t>
        </w:r>
      </w:ins>
      <w:commentRangeStart w:id="788"/>
      <w:r w:rsidRPr="00592541">
        <w:rPr>
          <w:rFonts w:ascii="Arial" w:hAnsi="Arial" w:cs="Arial"/>
          <w:color w:val="000000"/>
        </w:rPr>
        <w:t>factory model</w:t>
      </w:r>
      <w:del w:id="789" w:author="Adam Boothroyd" w:date="2016-11-28T11:34:00Z">
        <w:r w:rsidRPr="00592541" w:rsidDel="009857B8">
          <w:rPr>
            <w:rFonts w:ascii="Arial" w:hAnsi="Arial" w:cs="Arial"/>
            <w:color w:val="000000"/>
          </w:rPr>
          <w:delText>’</w:delText>
        </w:r>
      </w:del>
      <w:ins w:id="790" w:author="Adam Boothroyd" w:date="2016-11-28T11:34:00Z">
        <w:r w:rsidR="009857B8">
          <w:rPr>
            <w:rFonts w:ascii="Arial" w:hAnsi="Arial" w:cs="Arial"/>
            <w:color w:val="000000"/>
          </w:rPr>
          <w:t>'</w:t>
        </w:r>
      </w:ins>
      <w:r w:rsidRPr="00592541">
        <w:rPr>
          <w:rFonts w:ascii="Arial" w:hAnsi="Arial" w:cs="Arial"/>
          <w:color w:val="000000"/>
        </w:rPr>
        <w:t xml:space="preserve"> </w:t>
      </w:r>
      <w:commentRangeEnd w:id="788"/>
      <w:r w:rsidR="0013650E">
        <w:rPr>
          <w:rStyle w:val="CommentReference"/>
        </w:rPr>
        <w:commentReference w:id="788"/>
      </w:r>
      <w:r w:rsidRPr="00592541">
        <w:rPr>
          <w:rFonts w:ascii="Arial" w:hAnsi="Arial" w:cs="Arial"/>
          <w:color w:val="000000"/>
        </w:rPr>
        <w:t>approach. This means delivering each piece of work quickly, reliably and at the lowest possible cost</w:t>
      </w:r>
      <w:ins w:id="791" w:author="Stephanie Miller" w:date="2016-11-14T14:55:00Z">
        <w:r w:rsidR="00D13F38">
          <w:rPr>
            <w:rFonts w:ascii="Arial" w:hAnsi="Arial" w:cs="Arial"/>
            <w:color w:val="000000"/>
          </w:rPr>
          <w:t xml:space="preserve"> while also providing ongoing support services. </w:t>
        </w:r>
      </w:ins>
      <w:del w:id="792" w:author="Stephanie Miller" w:date="2016-11-14T14:55:00Z">
        <w:r w:rsidRPr="00592541" w:rsidDel="00D13F38">
          <w:rPr>
            <w:rFonts w:ascii="Arial" w:hAnsi="Arial" w:cs="Arial"/>
            <w:color w:val="000000"/>
          </w:rPr>
          <w:delText xml:space="preserve">. </w:delText>
        </w:r>
      </w:del>
    </w:p>
    <w:p w14:paraId="69A3C4C8" w14:textId="77777777" w:rsidR="0021120A" w:rsidRPr="00592541" w:rsidDel="00D13F38" w:rsidRDefault="0021120A" w:rsidP="004F2D4D">
      <w:pPr>
        <w:rPr>
          <w:del w:id="793" w:author="Stephanie Miller" w:date="2016-11-14T14:55:00Z"/>
          <w:rFonts w:ascii="Arial" w:hAnsi="Arial" w:cs="Arial"/>
          <w:color w:val="000000"/>
        </w:rPr>
      </w:pPr>
    </w:p>
    <w:p w14:paraId="4AC11136" w14:textId="77777777" w:rsidR="009101B5" w:rsidRPr="003C226E" w:rsidRDefault="009101B5" w:rsidP="009101B5">
      <w:pPr>
        <w:pStyle w:val="Heading2"/>
        <w:rPr>
          <w:rFonts w:ascii="Arial" w:hAnsi="Arial" w:cs="Arial"/>
          <w:color w:val="FFFFFF"/>
        </w:rPr>
      </w:pPr>
      <w:bookmarkStart w:id="794" w:name="_Toc466647023"/>
      <w:r w:rsidRPr="003C226E">
        <w:rPr>
          <w:rFonts w:ascii="Arial" w:hAnsi="Arial" w:cs="Arial"/>
        </w:rPr>
        <w:lastRenderedPageBreak/>
        <w:t xml:space="preserve">SCREEN </w:t>
      </w:r>
      <w:r w:rsidRPr="003C226E">
        <w:rPr>
          <w:rFonts w:ascii="Arial" w:hAnsi="Arial" w:cs="Arial"/>
          <w:color w:val="FFFFFF"/>
        </w:rPr>
        <w:t>03_120</w:t>
      </w:r>
      <w:bookmarkEnd w:id="794"/>
    </w:p>
    <w:p w14:paraId="6BBE1550" w14:textId="77777777" w:rsidR="009101B5" w:rsidRPr="003C226E" w:rsidRDefault="009101B5" w:rsidP="009101B5">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76448FF3" w14:textId="77777777" w:rsidR="009101B5" w:rsidRPr="003C226E" w:rsidRDefault="009101B5" w:rsidP="009101B5">
      <w:pPr>
        <w:rPr>
          <w:rFonts w:ascii="Arial" w:hAnsi="Arial" w:cs="Arial"/>
          <w:b/>
          <w:u w:val="single"/>
        </w:rPr>
      </w:pPr>
    </w:p>
    <w:p w14:paraId="3F536114" w14:textId="77777777" w:rsidR="009101B5" w:rsidRPr="003C226E" w:rsidRDefault="009101B5" w:rsidP="009101B5">
      <w:pPr>
        <w:rPr>
          <w:rFonts w:ascii="Arial" w:hAnsi="Arial" w:cs="Arial"/>
          <w:b/>
          <w:u w:val="single"/>
        </w:rPr>
      </w:pPr>
      <w:r w:rsidRPr="003C226E">
        <w:rPr>
          <w:rFonts w:ascii="Arial" w:hAnsi="Arial" w:cs="Arial"/>
          <w:b/>
          <w:u w:val="single"/>
        </w:rPr>
        <w:t>DESCRIPTION</w:t>
      </w:r>
    </w:p>
    <w:p w14:paraId="7CC00338" w14:textId="77777777" w:rsidR="009101B5" w:rsidRPr="003C226E" w:rsidRDefault="009101B5" w:rsidP="009101B5">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6D487C11" w14:textId="77777777" w:rsidR="009101B5" w:rsidRPr="003C226E" w:rsidRDefault="009101B5" w:rsidP="009101B5">
      <w:pPr>
        <w:rPr>
          <w:rFonts w:ascii="Arial" w:hAnsi="Arial" w:cs="Arial"/>
        </w:rPr>
      </w:pPr>
    </w:p>
    <w:p w14:paraId="10CC9AC7" w14:textId="77777777" w:rsidR="009101B5" w:rsidRPr="00874740" w:rsidRDefault="009101B5" w:rsidP="009101B5">
      <w:pPr>
        <w:rPr>
          <w:rFonts w:ascii="Arial" w:hAnsi="Arial" w:cs="Arial"/>
          <w:b/>
          <w:u w:val="single"/>
        </w:rPr>
      </w:pPr>
      <w:commentRangeStart w:id="795"/>
      <w:r w:rsidRPr="00874740">
        <w:rPr>
          <w:rFonts w:ascii="Arial" w:hAnsi="Arial" w:cs="Arial"/>
          <w:b/>
          <w:u w:val="single"/>
        </w:rPr>
        <w:t>IMAGE</w:t>
      </w:r>
      <w:r w:rsidRPr="00874740">
        <w:rPr>
          <w:rFonts w:ascii="Arial" w:hAnsi="Arial" w:cs="Arial"/>
          <w:b/>
          <w:color w:val="808080"/>
        </w:rPr>
        <w:t xml:space="preserve"> </w:t>
      </w:r>
    </w:p>
    <w:p w14:paraId="145A8EDA" w14:textId="77777777" w:rsidR="00874740" w:rsidRDefault="00874740" w:rsidP="00874740">
      <w:pPr>
        <w:rPr>
          <w:rFonts w:ascii="Arial" w:hAnsi="Arial" w:cs="Arial"/>
        </w:rPr>
      </w:pPr>
      <w:r>
        <w:rPr>
          <w:rFonts w:ascii="Arial" w:hAnsi="Arial" w:cs="Arial"/>
        </w:rPr>
        <w:t xml:space="preserve">An illustrated word cloud represents the different roles with </w:t>
      </w:r>
      <w:commentRangeStart w:id="796"/>
      <w:r>
        <w:rPr>
          <w:rFonts w:ascii="Arial" w:hAnsi="Arial" w:cs="Arial"/>
        </w:rPr>
        <w:t>ITS</w:t>
      </w:r>
      <w:commentRangeEnd w:id="796"/>
      <w:r w:rsidR="003A20C6">
        <w:rPr>
          <w:rStyle w:val="CommentReference"/>
        </w:rPr>
        <w:commentReference w:id="796"/>
      </w:r>
      <w:r>
        <w:rPr>
          <w:rFonts w:ascii="Arial" w:hAnsi="Arial" w:cs="Arial"/>
        </w:rPr>
        <w:t xml:space="preserve">: </w:t>
      </w:r>
    </w:p>
    <w:tbl>
      <w:tblPr>
        <w:tblW w:w="4240" w:type="dxa"/>
        <w:tblCellMar>
          <w:left w:w="0" w:type="dxa"/>
          <w:right w:w="0" w:type="dxa"/>
        </w:tblCellMar>
        <w:tblLook w:val="0600" w:firstRow="0" w:lastRow="0" w:firstColumn="0" w:lastColumn="0" w:noHBand="1" w:noVBand="1"/>
      </w:tblPr>
      <w:tblGrid>
        <w:gridCol w:w="4240"/>
      </w:tblGrid>
      <w:tr w:rsidR="00081274" w:rsidRPr="00AB58A1" w14:paraId="7CFB6DDF" w14:textId="77777777" w:rsidTr="003E6173">
        <w:trPr>
          <w:trHeight w:val="301"/>
          <w:ins w:id="797"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126EA67" w14:textId="77777777" w:rsidR="00081274" w:rsidRPr="00AB58A1" w:rsidRDefault="00081274" w:rsidP="003E6173">
            <w:pPr>
              <w:pStyle w:val="CommentText"/>
              <w:numPr>
                <w:ilvl w:val="0"/>
                <w:numId w:val="6"/>
              </w:numPr>
              <w:rPr>
                <w:ins w:id="798" w:author="Miller, Stephanie L" w:date="2016-11-07T16:25:00Z"/>
              </w:rPr>
            </w:pPr>
            <w:ins w:id="799" w:author="Miller, Stephanie L" w:date="2016-11-07T16:25:00Z">
              <w:r w:rsidRPr="00AB58A1">
                <w:t>Tower BPE Lead</w:t>
              </w:r>
            </w:ins>
          </w:p>
        </w:tc>
      </w:tr>
      <w:tr w:rsidR="00081274" w:rsidRPr="00AB58A1" w14:paraId="71065720" w14:textId="77777777" w:rsidTr="003E6173">
        <w:trPr>
          <w:trHeight w:val="301"/>
          <w:ins w:id="800"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54B2F8F9" w14:textId="77777777" w:rsidR="00081274" w:rsidRPr="00AB58A1" w:rsidRDefault="00081274" w:rsidP="003E6173">
            <w:pPr>
              <w:pStyle w:val="CommentText"/>
              <w:numPr>
                <w:ilvl w:val="0"/>
                <w:numId w:val="6"/>
              </w:numPr>
              <w:rPr>
                <w:ins w:id="801" w:author="Miller, Stephanie L" w:date="2016-11-07T16:25:00Z"/>
              </w:rPr>
            </w:pPr>
            <w:ins w:id="802" w:author="Miller, Stephanie L" w:date="2016-11-07T16:25:00Z">
              <w:r w:rsidRPr="00AB58A1">
                <w:t>Change Control</w:t>
              </w:r>
            </w:ins>
          </w:p>
        </w:tc>
      </w:tr>
      <w:tr w:rsidR="00081274" w:rsidRPr="00AB58A1" w14:paraId="65DBB426" w14:textId="77777777" w:rsidTr="003E6173">
        <w:trPr>
          <w:trHeight w:val="301"/>
          <w:ins w:id="803"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1B494B55" w14:textId="77777777" w:rsidR="00081274" w:rsidRPr="00AB58A1" w:rsidRDefault="00081274" w:rsidP="003E6173">
            <w:pPr>
              <w:pStyle w:val="CommentText"/>
              <w:numPr>
                <w:ilvl w:val="0"/>
                <w:numId w:val="6"/>
              </w:numPr>
              <w:rPr>
                <w:ins w:id="804" w:author="Miller, Stephanie L" w:date="2016-11-07T16:25:00Z"/>
              </w:rPr>
            </w:pPr>
            <w:ins w:id="805" w:author="Miller, Stephanie L" w:date="2016-11-07T16:25:00Z">
              <w:r w:rsidRPr="00AB58A1">
                <w:t>Tower BPE Implementation</w:t>
              </w:r>
            </w:ins>
          </w:p>
        </w:tc>
      </w:tr>
      <w:tr w:rsidR="00081274" w:rsidRPr="00AB58A1" w14:paraId="2D46E354" w14:textId="77777777" w:rsidTr="003E6173">
        <w:trPr>
          <w:trHeight w:val="301"/>
          <w:ins w:id="806"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389AFF74" w14:textId="77777777" w:rsidR="00081274" w:rsidRPr="00AB58A1" w:rsidRDefault="00081274" w:rsidP="003E6173">
            <w:pPr>
              <w:pStyle w:val="CommentText"/>
              <w:numPr>
                <w:ilvl w:val="0"/>
                <w:numId w:val="6"/>
              </w:numPr>
              <w:rPr>
                <w:ins w:id="807" w:author="Miller, Stephanie L" w:date="2016-11-07T16:25:00Z"/>
              </w:rPr>
            </w:pPr>
            <w:ins w:id="808" w:author="Miller, Stephanie L" w:date="2016-11-07T16:25:00Z">
              <w:r w:rsidRPr="00AB58A1">
                <w:t>Market Lead</w:t>
              </w:r>
            </w:ins>
          </w:p>
        </w:tc>
      </w:tr>
      <w:tr w:rsidR="00081274" w:rsidRPr="00AB58A1" w14:paraId="7551EC9B" w14:textId="77777777" w:rsidTr="003E6173">
        <w:trPr>
          <w:trHeight w:val="301"/>
          <w:ins w:id="809"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138BCD5C" w14:textId="77777777" w:rsidR="00081274" w:rsidRPr="00AB58A1" w:rsidRDefault="00081274" w:rsidP="003E6173">
            <w:pPr>
              <w:pStyle w:val="CommentText"/>
              <w:numPr>
                <w:ilvl w:val="0"/>
                <w:numId w:val="6"/>
              </w:numPr>
              <w:rPr>
                <w:ins w:id="810" w:author="Miller, Stephanie L" w:date="2016-11-07T16:25:00Z"/>
              </w:rPr>
            </w:pPr>
            <w:ins w:id="811" w:author="Miller, Stephanie L" w:date="2016-11-07T16:25:00Z">
              <w:r w:rsidRPr="00AB58A1">
                <w:t>Data Modeler</w:t>
              </w:r>
            </w:ins>
          </w:p>
        </w:tc>
      </w:tr>
      <w:tr w:rsidR="00081274" w:rsidRPr="00AB58A1" w14:paraId="0038222C" w14:textId="77777777" w:rsidTr="003E6173">
        <w:trPr>
          <w:trHeight w:val="301"/>
          <w:ins w:id="812"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2EEDA43" w14:textId="77777777" w:rsidR="00081274" w:rsidRPr="00AB58A1" w:rsidRDefault="00081274" w:rsidP="003E6173">
            <w:pPr>
              <w:pStyle w:val="CommentText"/>
              <w:numPr>
                <w:ilvl w:val="0"/>
                <w:numId w:val="6"/>
              </w:numPr>
              <w:rPr>
                <w:ins w:id="813" w:author="Miller, Stephanie L" w:date="2016-11-07T16:25:00Z"/>
              </w:rPr>
            </w:pPr>
            <w:ins w:id="814" w:author="Miller, Stephanie L" w:date="2016-11-07T16:25:00Z">
              <w:r w:rsidRPr="00AB58A1">
                <w:t>Enterprise Architect</w:t>
              </w:r>
            </w:ins>
          </w:p>
        </w:tc>
      </w:tr>
      <w:tr w:rsidR="00081274" w:rsidRPr="00AB58A1" w14:paraId="48921B80" w14:textId="77777777" w:rsidTr="003E6173">
        <w:trPr>
          <w:trHeight w:val="301"/>
          <w:ins w:id="815"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4839FB2" w14:textId="77777777" w:rsidR="00081274" w:rsidRPr="00AB58A1" w:rsidRDefault="00081274" w:rsidP="003E6173">
            <w:pPr>
              <w:pStyle w:val="CommentText"/>
              <w:numPr>
                <w:ilvl w:val="0"/>
                <w:numId w:val="6"/>
              </w:numPr>
              <w:rPr>
                <w:ins w:id="816" w:author="Miller, Stephanie L" w:date="2016-11-07T16:25:00Z"/>
              </w:rPr>
            </w:pPr>
            <w:ins w:id="817" w:author="Miller, Stephanie L" w:date="2016-11-07T16:25:00Z">
              <w:r w:rsidRPr="00AB58A1">
                <w:t>Tower Lead</w:t>
              </w:r>
            </w:ins>
          </w:p>
        </w:tc>
      </w:tr>
      <w:tr w:rsidR="00081274" w:rsidRPr="00AB58A1" w14:paraId="3278E485" w14:textId="77777777" w:rsidTr="003E6173">
        <w:trPr>
          <w:trHeight w:val="301"/>
          <w:ins w:id="818"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835C951" w14:textId="77777777" w:rsidR="00081274" w:rsidRPr="00AB58A1" w:rsidRDefault="00081274" w:rsidP="003E6173">
            <w:pPr>
              <w:pStyle w:val="CommentText"/>
              <w:numPr>
                <w:ilvl w:val="0"/>
                <w:numId w:val="6"/>
              </w:numPr>
              <w:rPr>
                <w:ins w:id="819" w:author="Miller, Stephanie L" w:date="2016-11-07T16:25:00Z"/>
              </w:rPr>
            </w:pPr>
            <w:ins w:id="820" w:author="Miller, Stephanie L" w:date="2016-11-07T16:25:00Z">
              <w:r w:rsidRPr="00AB58A1">
                <w:t>Change Manager</w:t>
              </w:r>
            </w:ins>
          </w:p>
        </w:tc>
      </w:tr>
      <w:tr w:rsidR="00081274" w:rsidRPr="00AB58A1" w14:paraId="4F0D51AC" w14:textId="77777777" w:rsidTr="003E6173">
        <w:trPr>
          <w:trHeight w:val="301"/>
          <w:ins w:id="821"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2E38FB7" w14:textId="77777777" w:rsidR="00081274" w:rsidRPr="00AB58A1" w:rsidRDefault="00081274" w:rsidP="003E6173">
            <w:pPr>
              <w:pStyle w:val="CommentText"/>
              <w:numPr>
                <w:ilvl w:val="0"/>
                <w:numId w:val="6"/>
              </w:numPr>
              <w:rPr>
                <w:ins w:id="822" w:author="Miller, Stephanie L" w:date="2016-11-07T16:25:00Z"/>
              </w:rPr>
            </w:pPr>
            <w:ins w:id="823" w:author="Miller, Stephanie L" w:date="2016-11-07T16:25:00Z">
              <w:r w:rsidRPr="00AB58A1">
                <w:t>Region Implementation</w:t>
              </w:r>
            </w:ins>
          </w:p>
        </w:tc>
      </w:tr>
      <w:tr w:rsidR="00081274" w:rsidRPr="00AB58A1" w14:paraId="081A86BA" w14:textId="77777777" w:rsidTr="003E6173">
        <w:trPr>
          <w:trHeight w:val="301"/>
          <w:ins w:id="824"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4D03066E" w14:textId="77777777" w:rsidR="00081274" w:rsidRPr="00AB58A1" w:rsidRDefault="00081274" w:rsidP="003E6173">
            <w:pPr>
              <w:pStyle w:val="CommentText"/>
              <w:numPr>
                <w:ilvl w:val="0"/>
                <w:numId w:val="6"/>
              </w:numPr>
              <w:rPr>
                <w:ins w:id="825" w:author="Miller, Stephanie L" w:date="2016-11-07T16:25:00Z"/>
              </w:rPr>
            </w:pPr>
            <w:ins w:id="826" w:author="Miller, Stephanie L" w:date="2016-11-07T16:25:00Z">
              <w:r w:rsidRPr="00AB58A1">
                <w:t>Tower Planning &amp; Delivery Lead</w:t>
              </w:r>
            </w:ins>
          </w:p>
        </w:tc>
      </w:tr>
      <w:tr w:rsidR="00081274" w:rsidRPr="00AB58A1" w14:paraId="69A18391" w14:textId="77777777" w:rsidTr="003E6173">
        <w:trPr>
          <w:trHeight w:val="301"/>
          <w:ins w:id="827"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CAF3C19" w14:textId="77777777" w:rsidR="00081274" w:rsidRPr="00AB58A1" w:rsidRDefault="00081274" w:rsidP="003E6173">
            <w:pPr>
              <w:pStyle w:val="CommentText"/>
              <w:numPr>
                <w:ilvl w:val="0"/>
                <w:numId w:val="6"/>
              </w:numPr>
              <w:rPr>
                <w:ins w:id="828" w:author="Miller, Stephanie L" w:date="2016-11-07T16:25:00Z"/>
              </w:rPr>
            </w:pPr>
            <w:ins w:id="829" w:author="Miller, Stephanie L" w:date="2016-11-07T16:25:00Z">
              <w:r w:rsidRPr="00AB58A1">
                <w:t>Technical Analyst</w:t>
              </w:r>
            </w:ins>
          </w:p>
        </w:tc>
      </w:tr>
      <w:tr w:rsidR="00081274" w:rsidRPr="00AB58A1" w14:paraId="03A23375" w14:textId="77777777" w:rsidTr="003E6173">
        <w:trPr>
          <w:trHeight w:val="301"/>
          <w:ins w:id="830"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74412E82" w14:textId="77777777" w:rsidR="00081274" w:rsidRPr="00AB58A1" w:rsidRDefault="00081274" w:rsidP="003E6173">
            <w:pPr>
              <w:pStyle w:val="CommentText"/>
              <w:numPr>
                <w:ilvl w:val="0"/>
                <w:numId w:val="6"/>
              </w:numPr>
              <w:rPr>
                <w:ins w:id="831" w:author="Miller, Stephanie L" w:date="2016-11-07T16:25:00Z"/>
              </w:rPr>
            </w:pPr>
            <w:ins w:id="832" w:author="Miller, Stephanie L" w:date="2016-11-07T16:25:00Z">
              <w:r w:rsidRPr="00AB58A1">
                <w:t>Project Manager</w:t>
              </w:r>
            </w:ins>
          </w:p>
        </w:tc>
      </w:tr>
      <w:tr w:rsidR="00081274" w:rsidRPr="00AB58A1" w14:paraId="17307D08" w14:textId="77777777" w:rsidTr="003E6173">
        <w:trPr>
          <w:trHeight w:val="301"/>
          <w:ins w:id="833"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09CB74C" w14:textId="77777777" w:rsidR="00081274" w:rsidRPr="00AB58A1" w:rsidRDefault="00081274" w:rsidP="003E6173">
            <w:pPr>
              <w:pStyle w:val="CommentText"/>
              <w:numPr>
                <w:ilvl w:val="0"/>
                <w:numId w:val="6"/>
              </w:numPr>
              <w:rPr>
                <w:ins w:id="834" w:author="Miller, Stephanie L" w:date="2016-11-07T16:25:00Z"/>
              </w:rPr>
            </w:pPr>
            <w:ins w:id="835" w:author="Miller, Stephanie L" w:date="2016-11-07T16:25:00Z">
              <w:r w:rsidRPr="00AB58A1">
                <w:t>Solution Architect</w:t>
              </w:r>
            </w:ins>
          </w:p>
        </w:tc>
      </w:tr>
      <w:tr w:rsidR="00081274" w:rsidRPr="00AB58A1" w14:paraId="47F14E5F" w14:textId="77777777" w:rsidTr="003E6173">
        <w:trPr>
          <w:trHeight w:val="301"/>
          <w:ins w:id="836"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3A396C02" w14:textId="77777777" w:rsidR="00081274" w:rsidRPr="00AB58A1" w:rsidRDefault="00081274" w:rsidP="003E6173">
            <w:pPr>
              <w:pStyle w:val="CommentText"/>
              <w:numPr>
                <w:ilvl w:val="0"/>
                <w:numId w:val="6"/>
              </w:numPr>
              <w:rPr>
                <w:ins w:id="837" w:author="Miller, Stephanie L" w:date="2016-11-07T16:25:00Z"/>
              </w:rPr>
            </w:pPr>
            <w:ins w:id="838" w:author="Miller, Stephanie L" w:date="2016-11-07T16:25:00Z">
              <w:r w:rsidRPr="00AB58A1">
                <w:t>Support Analyst</w:t>
              </w:r>
            </w:ins>
          </w:p>
        </w:tc>
      </w:tr>
      <w:tr w:rsidR="00081274" w:rsidRPr="00AB58A1" w14:paraId="502D1440" w14:textId="77777777" w:rsidTr="003E6173">
        <w:trPr>
          <w:trHeight w:val="301"/>
          <w:ins w:id="839"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0F58792B" w14:textId="77777777" w:rsidR="00081274" w:rsidRPr="00AB58A1" w:rsidRDefault="00081274" w:rsidP="003E6173">
            <w:pPr>
              <w:pStyle w:val="CommentText"/>
              <w:numPr>
                <w:ilvl w:val="0"/>
                <w:numId w:val="6"/>
              </w:numPr>
              <w:rPr>
                <w:ins w:id="840" w:author="Miller, Stephanie L" w:date="2016-11-07T16:25:00Z"/>
              </w:rPr>
            </w:pPr>
            <w:ins w:id="841" w:author="Miller, Stephanie L" w:date="2016-11-07T16:25:00Z">
              <w:r w:rsidRPr="00AB58A1">
                <w:t>Capability Lead</w:t>
              </w:r>
            </w:ins>
          </w:p>
        </w:tc>
      </w:tr>
      <w:tr w:rsidR="00081274" w:rsidRPr="00AB58A1" w14:paraId="71B53C07" w14:textId="77777777" w:rsidTr="003E6173">
        <w:trPr>
          <w:trHeight w:val="301"/>
          <w:ins w:id="842"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6C6ECCD7" w14:textId="77777777" w:rsidR="00081274" w:rsidRPr="00AB58A1" w:rsidRDefault="00081274" w:rsidP="003E6173">
            <w:pPr>
              <w:pStyle w:val="CommentText"/>
              <w:numPr>
                <w:ilvl w:val="0"/>
                <w:numId w:val="6"/>
              </w:numPr>
              <w:rPr>
                <w:ins w:id="843" w:author="Miller, Stephanie L" w:date="2016-11-07T16:25:00Z"/>
              </w:rPr>
            </w:pPr>
            <w:ins w:id="844" w:author="Miller, Stephanie L" w:date="2016-11-07T16:25:00Z">
              <w:r w:rsidRPr="00AB58A1">
                <w:t>Capability Implementation</w:t>
              </w:r>
            </w:ins>
          </w:p>
        </w:tc>
      </w:tr>
      <w:tr w:rsidR="00081274" w:rsidRPr="00AB58A1" w14:paraId="5D47ED45" w14:textId="77777777" w:rsidTr="003E6173">
        <w:trPr>
          <w:trHeight w:val="301"/>
          <w:ins w:id="845"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50CCD659" w14:textId="77777777" w:rsidR="00081274" w:rsidRPr="00AB58A1" w:rsidRDefault="00081274" w:rsidP="003E6173">
            <w:pPr>
              <w:pStyle w:val="CommentText"/>
              <w:numPr>
                <w:ilvl w:val="0"/>
                <w:numId w:val="6"/>
              </w:numPr>
              <w:rPr>
                <w:ins w:id="846" w:author="Miller, Stephanie L" w:date="2016-11-07T16:25:00Z"/>
              </w:rPr>
            </w:pPr>
            <w:ins w:id="847" w:author="Miller, Stephanie L" w:date="2016-11-07T16:25:00Z">
              <w:r w:rsidRPr="00AB58A1">
                <w:t>Region Engagement</w:t>
              </w:r>
            </w:ins>
          </w:p>
        </w:tc>
      </w:tr>
      <w:tr w:rsidR="00081274" w:rsidRPr="00AB58A1" w14:paraId="11AC12BC" w14:textId="77777777" w:rsidTr="003E6173">
        <w:trPr>
          <w:trHeight w:val="301"/>
          <w:ins w:id="848"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2B666136" w14:textId="77777777" w:rsidR="00081274" w:rsidRPr="00AB58A1" w:rsidRDefault="00081274" w:rsidP="003E6173">
            <w:pPr>
              <w:pStyle w:val="CommentText"/>
              <w:numPr>
                <w:ilvl w:val="0"/>
                <w:numId w:val="6"/>
              </w:numPr>
              <w:rPr>
                <w:ins w:id="849" w:author="Miller, Stephanie L" w:date="2016-11-07T16:25:00Z"/>
              </w:rPr>
            </w:pPr>
            <w:ins w:id="850" w:author="Miller, Stephanie L" w:date="2016-11-07T16:25:00Z">
              <w:r w:rsidRPr="00AB58A1">
                <w:t>Solution Process Expert</w:t>
              </w:r>
            </w:ins>
          </w:p>
        </w:tc>
      </w:tr>
      <w:tr w:rsidR="00081274" w:rsidRPr="00AB58A1" w14:paraId="64D75C31" w14:textId="77777777" w:rsidTr="003E6173">
        <w:trPr>
          <w:trHeight w:val="301"/>
          <w:ins w:id="851"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11578008" w14:textId="77777777" w:rsidR="00081274" w:rsidRPr="00AB58A1" w:rsidRDefault="00081274" w:rsidP="003E6173">
            <w:pPr>
              <w:pStyle w:val="CommentText"/>
              <w:numPr>
                <w:ilvl w:val="0"/>
                <w:numId w:val="6"/>
              </w:numPr>
              <w:rPr>
                <w:ins w:id="852" w:author="Miller, Stephanie L" w:date="2016-11-07T16:25:00Z"/>
              </w:rPr>
            </w:pPr>
            <w:ins w:id="853" w:author="Miller, Stephanie L" w:date="2016-11-07T16:25:00Z">
              <w:r w:rsidRPr="00AB58A1">
                <w:t>Global Solution Owner</w:t>
              </w:r>
            </w:ins>
          </w:p>
        </w:tc>
      </w:tr>
      <w:tr w:rsidR="00081274" w:rsidRPr="00AB58A1" w14:paraId="414008B0" w14:textId="77777777" w:rsidTr="003E6173">
        <w:trPr>
          <w:trHeight w:val="301"/>
          <w:ins w:id="854" w:author="Miller, Stephanie L" w:date="2016-11-07T16:25:00Z"/>
        </w:trPr>
        <w:tc>
          <w:tcPr>
            <w:tcW w:w="4240" w:type="dxa"/>
            <w:tcBorders>
              <w:top w:val="nil"/>
              <w:left w:val="nil"/>
              <w:bottom w:val="nil"/>
              <w:right w:val="nil"/>
            </w:tcBorders>
            <w:shd w:val="clear" w:color="auto" w:fill="auto"/>
            <w:tcMar>
              <w:top w:w="15" w:type="dxa"/>
              <w:left w:w="15" w:type="dxa"/>
              <w:bottom w:w="0" w:type="dxa"/>
              <w:right w:w="15" w:type="dxa"/>
            </w:tcMar>
            <w:vAlign w:val="bottom"/>
            <w:hideMark/>
          </w:tcPr>
          <w:p w14:paraId="34F8A0DD" w14:textId="77777777" w:rsidR="00081274" w:rsidRPr="00AB58A1" w:rsidRDefault="00081274" w:rsidP="003E6173">
            <w:pPr>
              <w:pStyle w:val="CommentText"/>
              <w:numPr>
                <w:ilvl w:val="0"/>
                <w:numId w:val="6"/>
              </w:numPr>
              <w:rPr>
                <w:ins w:id="855" w:author="Miller, Stephanie L" w:date="2016-11-07T16:25:00Z"/>
              </w:rPr>
            </w:pPr>
            <w:ins w:id="856" w:author="Miller, Stephanie L" w:date="2016-11-07T16:25:00Z">
              <w:r w:rsidRPr="00AB58A1">
                <w:t>Solution Delivery Expert</w:t>
              </w:r>
            </w:ins>
          </w:p>
        </w:tc>
      </w:tr>
      <w:tr w:rsidR="00081274" w:rsidRPr="00AB58A1" w14:paraId="462DE886" w14:textId="77777777" w:rsidTr="003E6173">
        <w:trPr>
          <w:trHeight w:val="301"/>
          <w:ins w:id="857" w:author="Miller, Stephanie L" w:date="2016-11-07T16:25:00Z"/>
        </w:trPr>
        <w:tc>
          <w:tcPr>
            <w:tcW w:w="4240" w:type="dxa"/>
            <w:tcBorders>
              <w:top w:val="nil"/>
              <w:left w:val="nil"/>
              <w:bottom w:val="single" w:sz="4" w:space="0" w:color="95B3D7"/>
              <w:right w:val="nil"/>
            </w:tcBorders>
            <w:shd w:val="clear" w:color="auto" w:fill="auto"/>
            <w:tcMar>
              <w:top w:w="15" w:type="dxa"/>
              <w:left w:w="15" w:type="dxa"/>
              <w:bottom w:w="0" w:type="dxa"/>
              <w:right w:w="15" w:type="dxa"/>
            </w:tcMar>
            <w:vAlign w:val="bottom"/>
          </w:tcPr>
          <w:p w14:paraId="509A2FF0" w14:textId="77777777" w:rsidR="00081274" w:rsidRPr="00AB58A1" w:rsidRDefault="00081274" w:rsidP="003E6173">
            <w:pPr>
              <w:pStyle w:val="CommentText"/>
              <w:numPr>
                <w:ilvl w:val="0"/>
                <w:numId w:val="6"/>
              </w:numPr>
              <w:rPr>
                <w:ins w:id="858" w:author="Miller, Stephanie L" w:date="2016-11-07T16:25:00Z"/>
              </w:rPr>
            </w:pPr>
            <w:ins w:id="859" w:author="Miller, Stephanie L" w:date="2016-11-07T16:25:00Z">
              <w:r>
                <w:rPr>
                  <w:noProof/>
                </w:rPr>
                <w:t>On Site Services</w:t>
              </w:r>
            </w:ins>
          </w:p>
        </w:tc>
      </w:tr>
    </w:tbl>
    <w:p w14:paraId="6A3E2A74" w14:textId="77777777" w:rsidR="00874740" w:rsidDel="00081274" w:rsidRDefault="00874740" w:rsidP="00874740">
      <w:pPr>
        <w:rPr>
          <w:del w:id="860" w:author="Miller, Stephanie L" w:date="2016-11-07T16:25:00Z"/>
          <w:rFonts w:ascii="Arial" w:hAnsi="Arial" w:cs="Arial"/>
        </w:rPr>
      </w:pPr>
      <w:del w:id="861" w:author="Miller, Stephanie L" w:date="2016-11-07T16:25:00Z">
        <w:r w:rsidDel="00081274">
          <w:rPr>
            <w:rFonts w:ascii="Arial" w:hAnsi="Arial" w:cs="Arial"/>
          </w:rPr>
          <w:delText>Tower Lead</w:delText>
        </w:r>
      </w:del>
    </w:p>
    <w:p w14:paraId="6DEF92CF" w14:textId="77777777" w:rsidR="00874740" w:rsidDel="00081274" w:rsidRDefault="00874740" w:rsidP="00874740">
      <w:pPr>
        <w:rPr>
          <w:del w:id="862" w:author="Miller, Stephanie L" w:date="2016-11-07T16:25:00Z"/>
          <w:rFonts w:ascii="Arial" w:hAnsi="Arial" w:cs="Arial"/>
        </w:rPr>
      </w:pPr>
      <w:del w:id="863" w:author="Miller, Stephanie L" w:date="2016-11-07T16:25:00Z">
        <w:r w:rsidDel="00081274">
          <w:rPr>
            <w:rFonts w:ascii="Arial" w:hAnsi="Arial" w:cs="Arial"/>
          </w:rPr>
          <w:delText>Capability Lead</w:delText>
        </w:r>
      </w:del>
    </w:p>
    <w:p w14:paraId="1ADFF3E8" w14:textId="77777777" w:rsidR="00874740" w:rsidRPr="003C226E" w:rsidDel="00081274" w:rsidRDefault="00874740" w:rsidP="00874740">
      <w:pPr>
        <w:rPr>
          <w:del w:id="864" w:author="Miller, Stephanie L" w:date="2016-11-07T16:25:00Z"/>
          <w:rFonts w:ascii="Arial" w:hAnsi="Arial" w:cs="Arial"/>
        </w:rPr>
      </w:pPr>
      <w:del w:id="865" w:author="Miller, Stephanie L" w:date="2016-11-07T16:25:00Z">
        <w:r w:rsidDel="00081274">
          <w:rPr>
            <w:rFonts w:ascii="Arial" w:hAnsi="Arial" w:cs="Arial"/>
          </w:rPr>
          <w:delText>Market Lead</w:delText>
        </w:r>
      </w:del>
    </w:p>
    <w:commentRangeEnd w:id="795"/>
    <w:p w14:paraId="1C9CC38E" w14:textId="77777777" w:rsidR="009101B5" w:rsidRPr="003C226E" w:rsidRDefault="00A25D5E" w:rsidP="009101B5">
      <w:pPr>
        <w:rPr>
          <w:rFonts w:ascii="Arial" w:hAnsi="Arial" w:cs="Arial"/>
          <w:b/>
          <w:szCs w:val="20"/>
          <w:u w:val="single"/>
        </w:rPr>
      </w:pPr>
      <w:r>
        <w:rPr>
          <w:rStyle w:val="CommentReference"/>
        </w:rPr>
        <w:commentReference w:id="795"/>
      </w:r>
    </w:p>
    <w:p w14:paraId="4506E1DF" w14:textId="77777777" w:rsidR="009101B5" w:rsidRDefault="009101B5" w:rsidP="009101B5">
      <w:pPr>
        <w:rPr>
          <w:rFonts w:ascii="Arial" w:hAnsi="Arial" w:cs="Arial"/>
          <w:b/>
          <w:color w:val="808080"/>
          <w:szCs w:val="20"/>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34140633" w14:textId="77777777" w:rsidR="00874740" w:rsidRPr="00592541" w:rsidRDefault="00874740" w:rsidP="009101B5">
      <w:pPr>
        <w:rPr>
          <w:rFonts w:ascii="Arial" w:hAnsi="Arial" w:cs="Arial"/>
          <w:color w:val="000000"/>
          <w:szCs w:val="20"/>
        </w:rPr>
      </w:pPr>
      <w:r w:rsidRPr="00592541">
        <w:rPr>
          <w:rFonts w:ascii="Arial" w:hAnsi="Arial" w:cs="Arial"/>
          <w:color w:val="000000"/>
          <w:szCs w:val="20"/>
        </w:rPr>
        <w:t>ITS is a partner for</w:t>
      </w:r>
      <w:r w:rsidR="00652CC2" w:rsidRPr="00592541">
        <w:rPr>
          <w:rFonts w:ascii="Arial" w:hAnsi="Arial" w:cs="Arial"/>
          <w:color w:val="000000"/>
          <w:szCs w:val="20"/>
        </w:rPr>
        <w:t xml:space="preserve"> every</w:t>
      </w:r>
      <w:r w:rsidRPr="00592541">
        <w:rPr>
          <w:rFonts w:ascii="Arial" w:hAnsi="Arial" w:cs="Arial"/>
          <w:color w:val="000000"/>
          <w:szCs w:val="20"/>
        </w:rPr>
        <w:t xml:space="preserve"> </w:t>
      </w:r>
      <w:r w:rsidR="00CE3A96" w:rsidRPr="00592541">
        <w:rPr>
          <w:rFonts w:ascii="Arial" w:hAnsi="Arial" w:cs="Arial"/>
          <w:color w:val="000000"/>
          <w:szCs w:val="20"/>
        </w:rPr>
        <w:t>function of</w:t>
      </w:r>
      <w:r w:rsidRPr="00592541">
        <w:rPr>
          <w:rFonts w:ascii="Arial" w:hAnsi="Arial" w:cs="Arial"/>
          <w:color w:val="000000"/>
          <w:szCs w:val="20"/>
        </w:rPr>
        <w:t xml:space="preserve"> the MDLZ world. We collaborate </w:t>
      </w:r>
      <w:r w:rsidR="00142F0D" w:rsidRPr="00592541">
        <w:rPr>
          <w:rFonts w:ascii="Arial" w:hAnsi="Arial" w:cs="Arial"/>
          <w:color w:val="000000"/>
          <w:szCs w:val="20"/>
        </w:rPr>
        <w:t>within ITS, and across the organization</w:t>
      </w:r>
      <w:r w:rsidRPr="00592541">
        <w:rPr>
          <w:rFonts w:ascii="Arial" w:hAnsi="Arial" w:cs="Arial"/>
          <w:color w:val="000000"/>
          <w:szCs w:val="20"/>
        </w:rPr>
        <w:t xml:space="preserve"> to </w:t>
      </w:r>
      <w:r w:rsidR="00142F0D" w:rsidRPr="00592541">
        <w:rPr>
          <w:rFonts w:ascii="Arial" w:hAnsi="Arial" w:cs="Arial"/>
          <w:color w:val="000000"/>
          <w:szCs w:val="20"/>
        </w:rPr>
        <w:t>find</w:t>
      </w:r>
      <w:r w:rsidRPr="00592541">
        <w:rPr>
          <w:rFonts w:ascii="Arial" w:hAnsi="Arial" w:cs="Arial"/>
          <w:color w:val="000000"/>
          <w:szCs w:val="20"/>
        </w:rPr>
        <w:t xml:space="preserve"> the best possible solutions. </w:t>
      </w:r>
    </w:p>
    <w:p w14:paraId="7F3E925D" w14:textId="77777777" w:rsidR="00874740" w:rsidRPr="00592541" w:rsidRDefault="00874740" w:rsidP="009101B5">
      <w:pPr>
        <w:rPr>
          <w:rFonts w:ascii="Arial" w:hAnsi="Arial" w:cs="Arial"/>
          <w:color w:val="000000"/>
          <w:szCs w:val="20"/>
        </w:rPr>
      </w:pPr>
    </w:p>
    <w:p w14:paraId="1E81F0B3" w14:textId="77777777" w:rsidR="00874740" w:rsidRPr="00592541" w:rsidRDefault="00652CC2" w:rsidP="009101B5">
      <w:pPr>
        <w:rPr>
          <w:rFonts w:ascii="Arial" w:hAnsi="Arial" w:cs="Arial"/>
          <w:color w:val="000000"/>
          <w:szCs w:val="20"/>
        </w:rPr>
      </w:pPr>
      <w:r w:rsidRPr="00592541">
        <w:rPr>
          <w:rFonts w:ascii="Arial" w:hAnsi="Arial" w:cs="Arial"/>
          <w:color w:val="000000"/>
          <w:szCs w:val="20"/>
        </w:rPr>
        <w:t xml:space="preserve">Each </w:t>
      </w:r>
      <w:r w:rsidR="004D131B" w:rsidRPr="00592541">
        <w:rPr>
          <w:rFonts w:ascii="Arial" w:hAnsi="Arial" w:cs="Arial"/>
          <w:color w:val="000000"/>
          <w:szCs w:val="20"/>
        </w:rPr>
        <w:t xml:space="preserve">role is structured to maximize the possibilities that open up when we collaborate, share ideas, and think creatively about each solution. </w:t>
      </w:r>
    </w:p>
    <w:p w14:paraId="79FBC0B1" w14:textId="77777777" w:rsidR="004D131B" w:rsidRPr="00592541" w:rsidRDefault="004D131B" w:rsidP="009101B5">
      <w:pPr>
        <w:rPr>
          <w:rFonts w:ascii="Arial" w:hAnsi="Arial" w:cs="Arial"/>
          <w:color w:val="000000"/>
          <w:szCs w:val="20"/>
        </w:rPr>
      </w:pPr>
    </w:p>
    <w:p w14:paraId="4A1C32F2" w14:textId="77777777" w:rsidR="004D131B" w:rsidRPr="00592541" w:rsidRDefault="004D131B" w:rsidP="009101B5">
      <w:pPr>
        <w:rPr>
          <w:rFonts w:ascii="Arial" w:hAnsi="Arial" w:cs="Arial"/>
          <w:color w:val="000000"/>
          <w:szCs w:val="20"/>
        </w:rPr>
      </w:pPr>
    </w:p>
    <w:p w14:paraId="36DB5671" w14:textId="77777777" w:rsidR="00874740" w:rsidRPr="00592541" w:rsidRDefault="00874740" w:rsidP="009101B5">
      <w:pPr>
        <w:rPr>
          <w:rFonts w:ascii="Arial" w:hAnsi="Arial" w:cs="Arial"/>
          <w:color w:val="000000"/>
          <w:szCs w:val="20"/>
          <w:u w:val="single"/>
        </w:rPr>
      </w:pPr>
    </w:p>
    <w:p w14:paraId="178FEF71" w14:textId="77777777" w:rsidR="00D74E9A" w:rsidRPr="003C226E" w:rsidRDefault="00D74E9A" w:rsidP="00D74E9A">
      <w:pPr>
        <w:pStyle w:val="Heading2"/>
        <w:rPr>
          <w:rFonts w:ascii="Arial" w:hAnsi="Arial" w:cs="Arial"/>
          <w:color w:val="FFFFFF"/>
        </w:rPr>
      </w:pPr>
      <w:bookmarkStart w:id="866" w:name="_Toc466647024"/>
      <w:r w:rsidRPr="003C226E">
        <w:rPr>
          <w:rFonts w:ascii="Arial" w:hAnsi="Arial" w:cs="Arial"/>
        </w:rPr>
        <w:lastRenderedPageBreak/>
        <w:t xml:space="preserve">SCREEN </w:t>
      </w:r>
      <w:r w:rsidRPr="003C226E">
        <w:rPr>
          <w:rFonts w:ascii="Arial" w:hAnsi="Arial" w:cs="Arial"/>
          <w:color w:val="FFFFFF"/>
        </w:rPr>
        <w:t>03_130</w:t>
      </w:r>
      <w:bookmarkEnd w:id="866"/>
    </w:p>
    <w:p w14:paraId="07E172FC" w14:textId="77777777" w:rsidR="00D74E9A" w:rsidRPr="003C226E" w:rsidRDefault="00D74E9A" w:rsidP="00D74E9A">
      <w:pPr>
        <w:pStyle w:val="BW-screentype"/>
        <w:rPr>
          <w:rFonts w:ascii="Arial" w:hAnsi="Arial" w:cs="Arial"/>
        </w:rPr>
      </w:pPr>
      <w:r w:rsidRPr="003C226E">
        <w:rPr>
          <w:rFonts w:ascii="Arial" w:hAnsi="Arial" w:cs="Arial"/>
          <w:i/>
          <w:sz w:val="20"/>
          <w:szCs w:val="20"/>
        </w:rPr>
        <w:t>SCREEN TYPE</w:t>
      </w:r>
      <w:r w:rsidRPr="003C226E">
        <w:rPr>
          <w:rFonts w:ascii="Arial" w:hAnsi="Arial" w:cs="Arial"/>
          <w:b/>
          <w:i/>
          <w:sz w:val="20"/>
          <w:szCs w:val="20"/>
        </w:rPr>
        <w:t xml:space="preserve">: </w:t>
      </w:r>
      <w:r w:rsidRPr="003C226E">
        <w:rPr>
          <w:rFonts w:ascii="Arial" w:hAnsi="Arial" w:cs="Arial"/>
          <w:sz w:val="20"/>
          <w:szCs w:val="20"/>
        </w:rPr>
        <w:t>Multiple choice question (correct &amp; incorrect feedback)</w:t>
      </w:r>
    </w:p>
    <w:p w14:paraId="6F04D21C" w14:textId="77777777" w:rsidR="00D74E9A" w:rsidRPr="003C226E" w:rsidRDefault="00D74E9A" w:rsidP="00D74E9A">
      <w:pPr>
        <w:rPr>
          <w:rFonts w:ascii="Arial" w:hAnsi="Arial" w:cs="Arial"/>
        </w:rPr>
      </w:pPr>
    </w:p>
    <w:p w14:paraId="26FD6E97"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6388586A" w14:textId="77777777" w:rsidR="00D74E9A" w:rsidRPr="003C226E" w:rsidRDefault="00D74E9A" w:rsidP="00D74E9A">
      <w:pPr>
        <w:rPr>
          <w:rFonts w:ascii="Arial" w:hAnsi="Arial" w:cs="Arial"/>
        </w:rPr>
      </w:pPr>
      <w:r w:rsidRPr="003C226E">
        <w:rPr>
          <w:rFonts w:ascii="Arial" w:hAnsi="Arial" w:cs="Arial"/>
        </w:rPr>
        <w:t>A question and several answer options. The learner selects the option or options that they believe are correct, then they select a Confirm button. The correct answer(s) are then indicated and feedback once the user submits their chosen answer. The guide provides narration for these screens, so the audio icon will be present.</w:t>
      </w:r>
    </w:p>
    <w:p w14:paraId="00B4D83E" w14:textId="77777777" w:rsidR="00D74E9A" w:rsidRPr="003C226E" w:rsidRDefault="00D74E9A" w:rsidP="00D74E9A">
      <w:pPr>
        <w:rPr>
          <w:rFonts w:ascii="Arial" w:hAnsi="Arial" w:cs="Arial"/>
        </w:rPr>
      </w:pPr>
    </w:p>
    <w:p w14:paraId="34D86E0F" w14:textId="77777777" w:rsidR="00D74E9A" w:rsidRPr="003C226E" w:rsidRDefault="00D74E9A" w:rsidP="00D74E9A">
      <w:pPr>
        <w:rPr>
          <w:rFonts w:ascii="Arial" w:hAnsi="Arial" w:cs="Arial"/>
          <w:b/>
          <w:u w:val="single"/>
        </w:rPr>
      </w:pPr>
      <w:r w:rsidRPr="003C226E">
        <w:rPr>
          <w:rFonts w:ascii="Arial" w:hAnsi="Arial" w:cs="Arial"/>
          <w:b/>
          <w:u w:val="single"/>
        </w:rPr>
        <w:t xml:space="preserve">QUESTION AUDIO </w:t>
      </w:r>
    </w:p>
    <w:p w14:paraId="6E02FD61" w14:textId="1C739047" w:rsidR="00D74E9A" w:rsidRPr="003C226E" w:rsidRDefault="00A25D5E" w:rsidP="00D74E9A">
      <w:pPr>
        <w:rPr>
          <w:rFonts w:ascii="Arial" w:hAnsi="Arial" w:cs="Arial"/>
          <w:szCs w:val="20"/>
        </w:rPr>
      </w:pPr>
      <w:r>
        <w:rPr>
          <w:rFonts w:ascii="Arial" w:hAnsi="Arial" w:cs="Arial"/>
          <w:szCs w:val="20"/>
        </w:rPr>
        <w:t>Let</w:t>
      </w:r>
      <w:del w:id="867" w:author="Adam Boothroyd" w:date="2016-11-28T11:34:00Z">
        <w:r w:rsidDel="009857B8">
          <w:rPr>
            <w:rFonts w:ascii="Arial" w:hAnsi="Arial" w:cs="Arial"/>
            <w:szCs w:val="20"/>
          </w:rPr>
          <w:delText>’</w:delText>
        </w:r>
      </w:del>
      <w:ins w:id="868" w:author="Adam Boothroyd" w:date="2016-11-28T11:34:00Z">
        <w:r w:rsidR="009857B8">
          <w:rPr>
            <w:rFonts w:ascii="Arial" w:hAnsi="Arial" w:cs="Arial"/>
            <w:szCs w:val="20"/>
          </w:rPr>
          <w:t>'</w:t>
        </w:r>
      </w:ins>
      <w:r>
        <w:rPr>
          <w:rFonts w:ascii="Arial" w:hAnsi="Arial" w:cs="Arial"/>
          <w:szCs w:val="20"/>
        </w:rPr>
        <w:t xml:space="preserve">s think again about the projects at MDLZ that need ITS </w:t>
      </w:r>
      <w:r w:rsidR="00A33DC8">
        <w:rPr>
          <w:rFonts w:ascii="Arial" w:hAnsi="Arial" w:cs="Arial"/>
          <w:szCs w:val="20"/>
        </w:rPr>
        <w:t xml:space="preserve">partnership </w:t>
      </w:r>
      <w:r w:rsidR="00D74E9A" w:rsidRPr="003C226E">
        <w:rPr>
          <w:rFonts w:ascii="Arial" w:hAnsi="Arial" w:cs="Arial"/>
          <w:szCs w:val="20"/>
        </w:rPr>
        <w:t xml:space="preserve"> </w:t>
      </w:r>
    </w:p>
    <w:p w14:paraId="03BF65F8" w14:textId="77777777" w:rsidR="00D74E9A" w:rsidRPr="003C226E" w:rsidRDefault="00D74E9A" w:rsidP="00D74E9A">
      <w:pPr>
        <w:rPr>
          <w:rFonts w:ascii="Arial" w:hAnsi="Arial" w:cs="Arial"/>
        </w:rPr>
      </w:pPr>
    </w:p>
    <w:p w14:paraId="60B7905E" w14:textId="77777777" w:rsidR="00D74E9A" w:rsidRPr="003C226E" w:rsidRDefault="00D74E9A" w:rsidP="00D74E9A">
      <w:pPr>
        <w:rPr>
          <w:rFonts w:ascii="Arial" w:hAnsi="Arial" w:cs="Arial"/>
          <w:b/>
          <w:u w:val="single"/>
        </w:rPr>
      </w:pPr>
      <w:r w:rsidRPr="003C226E">
        <w:rPr>
          <w:rFonts w:ascii="Arial" w:hAnsi="Arial" w:cs="Arial"/>
          <w:b/>
          <w:u w:val="single"/>
        </w:rPr>
        <w:t xml:space="preserve">QUESTION TEXT </w:t>
      </w:r>
      <w:r w:rsidRPr="003C226E">
        <w:rPr>
          <w:rFonts w:ascii="Arial" w:hAnsi="Arial" w:cs="Arial"/>
          <w:color w:val="808080"/>
        </w:rPr>
        <w:t>(30 words max)</w:t>
      </w:r>
    </w:p>
    <w:p w14:paraId="7D2A459B" w14:textId="2B8DA112" w:rsidR="00110116" w:rsidRDefault="00A33DC8" w:rsidP="00D74E9A">
      <w:pPr>
        <w:rPr>
          <w:ins w:id="869" w:author="Stephanie Miller" w:date="2016-11-14T15:03:00Z"/>
          <w:rFonts w:ascii="Arial" w:hAnsi="Arial" w:cs="Arial"/>
        </w:rPr>
      </w:pPr>
      <w:r>
        <w:rPr>
          <w:rFonts w:ascii="Arial" w:hAnsi="Arial" w:cs="Arial"/>
        </w:rPr>
        <w:t xml:space="preserve">When do you think </w:t>
      </w:r>
      <w:r w:rsidR="00254656">
        <w:rPr>
          <w:rFonts w:ascii="Arial" w:hAnsi="Arial" w:cs="Arial"/>
        </w:rPr>
        <w:t xml:space="preserve">ITS </w:t>
      </w:r>
      <w:r w:rsidR="00B50040">
        <w:rPr>
          <w:rFonts w:ascii="Arial" w:hAnsi="Arial" w:cs="Arial"/>
        </w:rPr>
        <w:t xml:space="preserve">come in to partner on a new project? Remember, we work as partners throughout the organization, </w:t>
      </w:r>
      <w:ins w:id="870" w:author="Stephanie Miller" w:date="2016-11-14T15:03:00Z">
        <w:r w:rsidR="00110116">
          <w:rPr>
            <w:rFonts w:ascii="Arial" w:hAnsi="Arial" w:cs="Arial"/>
          </w:rPr>
          <w:t>and can help shape ideas into pro</w:t>
        </w:r>
      </w:ins>
      <w:ins w:id="871" w:author="Adam Boothroyd" w:date="2016-11-28T11:52:00Z">
        <w:r w:rsidR="00903613">
          <w:rPr>
            <w:rFonts w:ascii="Arial" w:hAnsi="Arial" w:cs="Arial"/>
          </w:rPr>
          <w:t>j</w:t>
        </w:r>
      </w:ins>
      <w:ins w:id="872" w:author="Stephanie Miller" w:date="2016-11-14T15:03:00Z">
        <w:del w:id="873" w:author="Adam Boothroyd" w:date="2016-11-28T11:52:00Z">
          <w:r w:rsidR="00110116" w:rsidDel="00903613">
            <w:rPr>
              <w:rFonts w:ascii="Arial" w:hAnsi="Arial" w:cs="Arial"/>
            </w:rPr>
            <w:delText>gr</w:delText>
          </w:r>
        </w:del>
        <w:r w:rsidR="00110116">
          <w:rPr>
            <w:rFonts w:ascii="Arial" w:hAnsi="Arial" w:cs="Arial"/>
          </w:rPr>
          <w:t xml:space="preserve">ects. </w:t>
        </w:r>
      </w:ins>
    </w:p>
    <w:p w14:paraId="59BD34E2" w14:textId="77777777" w:rsidR="00D13F38" w:rsidRPr="003C226E" w:rsidDel="00110116" w:rsidRDefault="00B50040" w:rsidP="00D74E9A">
      <w:pPr>
        <w:rPr>
          <w:del w:id="874" w:author="Stephanie Miller" w:date="2016-11-14T15:03:00Z"/>
          <w:rFonts w:ascii="Arial" w:hAnsi="Arial" w:cs="Arial"/>
        </w:rPr>
      </w:pPr>
      <w:del w:id="875" w:author="Stephanie Miller" w:date="2016-11-14T15:03:00Z">
        <w:r w:rsidDel="00110116">
          <w:rPr>
            <w:rFonts w:ascii="Arial" w:hAnsi="Arial" w:cs="Arial"/>
          </w:rPr>
          <w:delText xml:space="preserve">so we need to join projects that are definitely going ahead. </w:delText>
        </w:r>
      </w:del>
    </w:p>
    <w:p w14:paraId="4AA29965" w14:textId="77777777" w:rsidR="00D74E9A" w:rsidRPr="003C226E" w:rsidRDefault="00D74E9A" w:rsidP="00D74E9A">
      <w:pPr>
        <w:rPr>
          <w:rFonts w:ascii="Arial" w:hAnsi="Arial" w:cs="Arial"/>
        </w:rPr>
      </w:pPr>
    </w:p>
    <w:p w14:paraId="5AE3829E" w14:textId="77777777" w:rsidR="00A33DC8" w:rsidRDefault="00D74E9A" w:rsidP="00D74E9A">
      <w:pPr>
        <w:rPr>
          <w:rFonts w:ascii="Arial" w:hAnsi="Arial" w:cs="Arial"/>
          <w:color w:val="808080"/>
          <w:highlight w:val="green"/>
        </w:rPr>
      </w:pPr>
      <w:r w:rsidRPr="003C226E">
        <w:rPr>
          <w:rFonts w:ascii="Arial" w:hAnsi="Arial" w:cs="Arial"/>
          <w:b/>
          <w:u w:val="single"/>
        </w:rPr>
        <w:t>PROMPT</w:t>
      </w:r>
      <w:r w:rsidRPr="003C226E">
        <w:rPr>
          <w:rFonts w:ascii="Arial" w:hAnsi="Arial" w:cs="Arial"/>
        </w:rPr>
        <w:t xml:space="preserve"> </w:t>
      </w:r>
    </w:p>
    <w:p w14:paraId="6516D9D0" w14:textId="77777777" w:rsidR="00D74E9A" w:rsidRPr="00A33DC8" w:rsidRDefault="00D74E9A" w:rsidP="00D74E9A">
      <w:pPr>
        <w:rPr>
          <w:rFonts w:ascii="Arial" w:hAnsi="Arial" w:cs="Arial"/>
        </w:rPr>
      </w:pPr>
      <w:r w:rsidRPr="00A33DC8">
        <w:rPr>
          <w:rFonts w:ascii="Arial" w:hAnsi="Arial" w:cs="Arial"/>
        </w:rPr>
        <w:t xml:space="preserve">Select your answer, then Confirm. </w:t>
      </w:r>
    </w:p>
    <w:p w14:paraId="38AEE86A" w14:textId="77777777" w:rsidR="00D74E9A" w:rsidRPr="003C226E" w:rsidRDefault="00D74E9A" w:rsidP="00D74E9A">
      <w:pPr>
        <w:rPr>
          <w:rFonts w:ascii="Arial" w:hAnsi="Arial" w:cs="Arial"/>
        </w:rPr>
      </w:pPr>
    </w:p>
    <w:p w14:paraId="3E4126F2" w14:textId="63DA5488" w:rsidR="00D74E9A" w:rsidRPr="00B236D4" w:rsidRDefault="00D74E9A" w:rsidP="00D74E9A">
      <w:pPr>
        <w:rPr>
          <w:rFonts w:ascii="Arial" w:hAnsi="Arial" w:cs="Arial"/>
          <w:b/>
          <w:color w:val="808080"/>
          <w:u w:val="single"/>
        </w:rPr>
      </w:pPr>
      <w:r w:rsidRPr="003C226E">
        <w:rPr>
          <w:rFonts w:ascii="Arial" w:hAnsi="Arial" w:cs="Arial"/>
          <w:b/>
          <w:u w:val="single"/>
        </w:rPr>
        <w:t xml:space="preserve">OPTIONS </w:t>
      </w:r>
      <w:r w:rsidRPr="003C226E">
        <w:rPr>
          <w:rFonts w:ascii="Arial" w:hAnsi="Arial" w:cs="Arial"/>
          <w:color w:val="808080"/>
        </w:rPr>
        <w:t>(15 words max. per option)</w:t>
      </w:r>
    </w:p>
    <w:tbl>
      <w:tblPr>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Look w:val="04A0" w:firstRow="1" w:lastRow="0" w:firstColumn="1" w:lastColumn="0" w:noHBand="0" w:noVBand="1"/>
      </w:tblPr>
      <w:tblGrid>
        <w:gridCol w:w="357"/>
        <w:gridCol w:w="6878"/>
        <w:gridCol w:w="2198"/>
        <w:tblGridChange w:id="876">
          <w:tblGrid>
            <w:gridCol w:w="357"/>
            <w:gridCol w:w="6878"/>
            <w:gridCol w:w="2198"/>
          </w:tblGrid>
        </w:tblGridChange>
      </w:tblGrid>
      <w:tr w:rsidR="00B236D4" w:rsidRPr="001C4F42" w14:paraId="79C82FAF" w14:textId="77777777" w:rsidTr="0038449B">
        <w:trPr>
          <w:trHeight w:val="70"/>
        </w:trPr>
        <w:tc>
          <w:tcPr>
            <w:tcW w:w="357" w:type="dxa"/>
            <w:shd w:val="clear" w:color="auto" w:fill="36424A"/>
          </w:tcPr>
          <w:p w14:paraId="38E52F39" w14:textId="77777777" w:rsidR="00B236D4" w:rsidRPr="001C4F42" w:rsidRDefault="00B236D4" w:rsidP="0038449B">
            <w:pPr>
              <w:rPr>
                <w:rFonts w:ascii="Arial" w:hAnsi="Arial" w:cs="Arial"/>
                <w:color w:val="FFFFFF"/>
                <w:sz w:val="22"/>
                <w:szCs w:val="22"/>
              </w:rPr>
            </w:pPr>
            <w:r w:rsidRPr="001C4F42">
              <w:rPr>
                <w:rFonts w:ascii="Arial" w:hAnsi="Arial" w:cs="Arial"/>
                <w:color w:val="FFFFFF"/>
                <w:sz w:val="22"/>
                <w:szCs w:val="22"/>
              </w:rPr>
              <w:t>1</w:t>
            </w:r>
          </w:p>
        </w:tc>
        <w:tc>
          <w:tcPr>
            <w:tcW w:w="6878" w:type="dxa"/>
          </w:tcPr>
          <w:p w14:paraId="4B51779F" w14:textId="1876EF10" w:rsidR="00B236D4" w:rsidRPr="001C4F42" w:rsidRDefault="00B236D4" w:rsidP="0038449B">
            <w:pPr>
              <w:rPr>
                <w:rFonts w:ascii="Arial" w:hAnsi="Arial" w:cs="Arial"/>
                <w:sz w:val="22"/>
                <w:szCs w:val="22"/>
              </w:rPr>
            </w:pPr>
            <w:r w:rsidRPr="00B236D4">
              <w:rPr>
                <w:rFonts w:ascii="Arial" w:hAnsi="Arial" w:cs="Arial"/>
                <w:sz w:val="22"/>
                <w:szCs w:val="22"/>
              </w:rPr>
              <w:t>During the ITS quarterly rolling portfolio review</w:t>
            </w:r>
          </w:p>
        </w:tc>
        <w:tc>
          <w:tcPr>
            <w:tcW w:w="2198" w:type="dxa"/>
            <w:shd w:val="clear" w:color="auto" w:fill="36424A"/>
          </w:tcPr>
          <w:p w14:paraId="0F66E768" w14:textId="77777777" w:rsidR="00B236D4" w:rsidRPr="001C4F42" w:rsidRDefault="00B236D4" w:rsidP="0038449B">
            <w:pPr>
              <w:rPr>
                <w:rFonts w:ascii="Arial" w:hAnsi="Arial" w:cs="Arial"/>
                <w:color w:val="B1B94B"/>
                <w:sz w:val="22"/>
                <w:szCs w:val="22"/>
              </w:rPr>
            </w:pPr>
            <w:r w:rsidRPr="001C4F42">
              <w:rPr>
                <w:rFonts w:ascii="Arial" w:hAnsi="Arial" w:cs="Arial"/>
                <w:color w:val="B1B94B"/>
                <w:sz w:val="22"/>
                <w:szCs w:val="22"/>
              </w:rPr>
              <w:t>Correct</w:t>
            </w:r>
          </w:p>
        </w:tc>
      </w:tr>
      <w:tr w:rsidR="00B236D4" w:rsidRPr="001C4F42" w14:paraId="4D009EF6" w14:textId="77777777" w:rsidTr="0038449B">
        <w:tc>
          <w:tcPr>
            <w:tcW w:w="357" w:type="dxa"/>
            <w:shd w:val="clear" w:color="auto" w:fill="36424A"/>
          </w:tcPr>
          <w:p w14:paraId="0FDA418A" w14:textId="77777777" w:rsidR="00B236D4" w:rsidRPr="001C4F42" w:rsidRDefault="00B236D4" w:rsidP="0038449B">
            <w:pPr>
              <w:rPr>
                <w:rFonts w:ascii="Arial" w:hAnsi="Arial" w:cs="Arial"/>
                <w:color w:val="FFFFFF"/>
                <w:sz w:val="22"/>
                <w:szCs w:val="22"/>
              </w:rPr>
            </w:pPr>
            <w:r w:rsidRPr="001C4F42">
              <w:rPr>
                <w:rFonts w:ascii="Arial" w:hAnsi="Arial" w:cs="Arial"/>
                <w:color w:val="FFFFFF"/>
                <w:sz w:val="22"/>
                <w:szCs w:val="22"/>
              </w:rPr>
              <w:t>2</w:t>
            </w:r>
          </w:p>
        </w:tc>
        <w:tc>
          <w:tcPr>
            <w:tcW w:w="6878" w:type="dxa"/>
          </w:tcPr>
          <w:p w14:paraId="43111370" w14:textId="182C661B" w:rsidR="00B236D4" w:rsidRPr="001C4F42" w:rsidRDefault="00B236D4" w:rsidP="0038449B">
            <w:pPr>
              <w:rPr>
                <w:rFonts w:ascii="Arial" w:hAnsi="Arial" w:cs="Arial"/>
                <w:sz w:val="22"/>
                <w:szCs w:val="22"/>
              </w:rPr>
            </w:pPr>
            <w:r w:rsidRPr="00B236D4">
              <w:rPr>
                <w:rFonts w:ascii="Arial" w:hAnsi="Arial" w:cs="Arial"/>
                <w:sz w:val="22"/>
                <w:szCs w:val="22"/>
              </w:rPr>
              <w:t>As soon as the business need has been identified</w:t>
            </w:r>
          </w:p>
        </w:tc>
        <w:tc>
          <w:tcPr>
            <w:tcW w:w="2198" w:type="dxa"/>
            <w:shd w:val="clear" w:color="auto" w:fill="36424A"/>
          </w:tcPr>
          <w:p w14:paraId="01239465" w14:textId="77777777" w:rsidR="00B236D4" w:rsidRPr="001C4F42" w:rsidRDefault="00B236D4" w:rsidP="0038449B">
            <w:pPr>
              <w:rPr>
                <w:rFonts w:ascii="Arial" w:hAnsi="Arial" w:cs="Arial"/>
                <w:sz w:val="22"/>
                <w:szCs w:val="22"/>
              </w:rPr>
            </w:pPr>
            <w:r w:rsidRPr="001C4F42">
              <w:rPr>
                <w:rFonts w:ascii="Arial" w:hAnsi="Arial" w:cs="Arial"/>
                <w:color w:val="B1B94B"/>
                <w:sz w:val="22"/>
                <w:szCs w:val="22"/>
              </w:rPr>
              <w:t>Correct</w:t>
            </w:r>
          </w:p>
        </w:tc>
      </w:tr>
      <w:tr w:rsidR="00B236D4" w:rsidRPr="001C4F42" w14:paraId="2F0499B1" w14:textId="77777777" w:rsidTr="0038449B">
        <w:tc>
          <w:tcPr>
            <w:tcW w:w="357" w:type="dxa"/>
            <w:shd w:val="clear" w:color="auto" w:fill="36424A"/>
          </w:tcPr>
          <w:p w14:paraId="2BDF2D05" w14:textId="77777777" w:rsidR="00B236D4" w:rsidRPr="001C4F42" w:rsidRDefault="00B236D4" w:rsidP="0038449B">
            <w:pPr>
              <w:rPr>
                <w:rFonts w:ascii="Arial" w:hAnsi="Arial" w:cs="Arial"/>
                <w:color w:val="FFFFFF"/>
                <w:sz w:val="22"/>
                <w:szCs w:val="22"/>
              </w:rPr>
            </w:pPr>
            <w:r w:rsidRPr="001C4F42">
              <w:rPr>
                <w:rFonts w:ascii="Arial" w:hAnsi="Arial" w:cs="Arial"/>
                <w:color w:val="FFFFFF"/>
                <w:sz w:val="22"/>
                <w:szCs w:val="22"/>
              </w:rPr>
              <w:t>3</w:t>
            </w:r>
          </w:p>
        </w:tc>
        <w:tc>
          <w:tcPr>
            <w:tcW w:w="6878" w:type="dxa"/>
          </w:tcPr>
          <w:p w14:paraId="2BCEDC1B" w14:textId="65170A1C" w:rsidR="00B236D4" w:rsidRPr="001C4F42" w:rsidRDefault="00B236D4" w:rsidP="0038449B">
            <w:pPr>
              <w:rPr>
                <w:rFonts w:ascii="Arial" w:hAnsi="Arial" w:cs="Arial"/>
                <w:sz w:val="22"/>
                <w:szCs w:val="22"/>
              </w:rPr>
            </w:pPr>
            <w:r w:rsidRPr="00B236D4">
              <w:rPr>
                <w:rFonts w:ascii="Arial" w:hAnsi="Arial" w:cs="Arial"/>
                <w:sz w:val="22"/>
                <w:szCs w:val="22"/>
              </w:rPr>
              <w:t>At the project definition phase</w:t>
            </w:r>
          </w:p>
        </w:tc>
        <w:tc>
          <w:tcPr>
            <w:tcW w:w="2198" w:type="dxa"/>
            <w:shd w:val="clear" w:color="auto" w:fill="36424A"/>
          </w:tcPr>
          <w:p w14:paraId="39DEAFA2" w14:textId="1C07259C" w:rsidR="00B236D4" w:rsidRPr="001C4F42" w:rsidRDefault="00B236D4" w:rsidP="0038449B">
            <w:pPr>
              <w:rPr>
                <w:rFonts w:ascii="Arial" w:hAnsi="Arial" w:cs="Arial"/>
                <w:sz w:val="22"/>
                <w:szCs w:val="22"/>
              </w:rPr>
            </w:pPr>
            <w:r w:rsidRPr="003C226E">
              <w:rPr>
                <w:rFonts w:ascii="Arial" w:hAnsi="Arial" w:cs="Arial"/>
                <w:color w:val="B1B94B"/>
              </w:rPr>
              <w:t>Incorrect</w:t>
            </w:r>
          </w:p>
        </w:tc>
      </w:tr>
      <w:tr w:rsidR="00B236D4" w:rsidRPr="001C4F42" w14:paraId="52134C29" w14:textId="77777777" w:rsidTr="0038449B">
        <w:tblPrEx>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PrExChange w:id="877" w:author="Stephanie Miller" w:date="2016-11-14T14:38:00Z">
            <w:tblPrEx>
              <w:tblW w:w="0" w:type="auto"/>
              <w:tblInd w:w="373" w:type="dxa"/>
              <w:tblBorders>
                <w:top w:val="dotted" w:sz="2" w:space="0" w:color="auto"/>
                <w:left w:val="dotted" w:sz="2" w:space="0" w:color="auto"/>
                <w:bottom w:val="dotted" w:sz="2" w:space="0" w:color="auto"/>
                <w:right w:val="dotted" w:sz="2" w:space="0" w:color="auto"/>
                <w:insideH w:val="dotted" w:sz="2" w:space="0" w:color="auto"/>
                <w:insideV w:val="dotted" w:sz="2" w:space="0" w:color="auto"/>
              </w:tblBorders>
            </w:tblPrEx>
          </w:tblPrExChange>
        </w:tblPrEx>
        <w:trPr>
          <w:trHeight w:val="447"/>
          <w:trPrChange w:id="878" w:author="Stephanie Miller" w:date="2016-11-14T14:38:00Z">
            <w:trPr>
              <w:trHeight w:val="180"/>
            </w:trPr>
          </w:trPrChange>
        </w:trPr>
        <w:tc>
          <w:tcPr>
            <w:tcW w:w="357" w:type="dxa"/>
            <w:shd w:val="clear" w:color="auto" w:fill="36424A"/>
            <w:tcPrChange w:id="879" w:author="Stephanie Miller" w:date="2016-11-14T14:38:00Z">
              <w:tcPr>
                <w:tcW w:w="357" w:type="dxa"/>
                <w:shd w:val="clear" w:color="auto" w:fill="36424A"/>
              </w:tcPr>
            </w:tcPrChange>
          </w:tcPr>
          <w:p w14:paraId="5E88EBD9" w14:textId="77777777" w:rsidR="00B236D4" w:rsidRPr="001C4F42" w:rsidRDefault="00B236D4" w:rsidP="0038449B">
            <w:pPr>
              <w:rPr>
                <w:rFonts w:ascii="Arial" w:hAnsi="Arial" w:cs="Arial"/>
                <w:color w:val="FFFFFF"/>
                <w:sz w:val="22"/>
                <w:szCs w:val="22"/>
              </w:rPr>
            </w:pPr>
            <w:r w:rsidRPr="001C4F42">
              <w:rPr>
                <w:rFonts w:ascii="Arial" w:hAnsi="Arial" w:cs="Arial"/>
                <w:color w:val="FFFFFF"/>
                <w:sz w:val="22"/>
                <w:szCs w:val="22"/>
              </w:rPr>
              <w:t>4</w:t>
            </w:r>
          </w:p>
        </w:tc>
        <w:tc>
          <w:tcPr>
            <w:tcW w:w="6878" w:type="dxa"/>
            <w:tcPrChange w:id="880" w:author="Stephanie Miller" w:date="2016-11-14T14:38:00Z">
              <w:tcPr>
                <w:tcW w:w="6878" w:type="dxa"/>
              </w:tcPr>
            </w:tcPrChange>
          </w:tcPr>
          <w:p w14:paraId="45CCC7C9" w14:textId="425797CE" w:rsidR="00B236D4" w:rsidRPr="001C4F42" w:rsidRDefault="00B236D4" w:rsidP="0038449B">
            <w:pPr>
              <w:rPr>
                <w:rFonts w:ascii="Arial" w:hAnsi="Arial" w:cs="Arial"/>
                <w:sz w:val="22"/>
                <w:szCs w:val="22"/>
              </w:rPr>
            </w:pPr>
            <w:r w:rsidRPr="005364E9">
              <w:rPr>
                <w:rFonts w:ascii="Arial" w:hAnsi="Arial" w:cs="Arial"/>
                <w:sz w:val="22"/>
              </w:rPr>
              <w:t>Later than that</w:t>
            </w:r>
            <w:r w:rsidRPr="001C4F42" w:rsidDel="00BB39D1">
              <w:rPr>
                <w:rFonts w:ascii="Arial" w:hAnsi="Arial" w:cs="Arial"/>
                <w:sz w:val="22"/>
                <w:szCs w:val="22"/>
              </w:rPr>
              <w:t xml:space="preserve"> </w:t>
            </w:r>
            <w:del w:id="881" w:author="Ben  Pester" w:date="2016-11-11T09:43:00Z">
              <w:r w:rsidRPr="001C4F42" w:rsidDel="00BB39D1">
                <w:rPr>
                  <w:rFonts w:ascii="Arial" w:hAnsi="Arial" w:cs="Arial"/>
                  <w:sz w:val="22"/>
                  <w:szCs w:val="22"/>
                </w:rPr>
                <w:delText>everyday goals can be achieved more efficiently</w:delText>
              </w:r>
            </w:del>
          </w:p>
        </w:tc>
        <w:tc>
          <w:tcPr>
            <w:tcW w:w="2198" w:type="dxa"/>
            <w:shd w:val="clear" w:color="auto" w:fill="36424A"/>
            <w:tcPrChange w:id="882" w:author="Stephanie Miller" w:date="2016-11-14T14:38:00Z">
              <w:tcPr>
                <w:tcW w:w="2198" w:type="dxa"/>
                <w:shd w:val="clear" w:color="auto" w:fill="36424A"/>
              </w:tcPr>
            </w:tcPrChange>
          </w:tcPr>
          <w:p w14:paraId="5C194FB2" w14:textId="39880123" w:rsidR="00B236D4" w:rsidRPr="001C4F42" w:rsidRDefault="00B236D4" w:rsidP="0038449B">
            <w:pPr>
              <w:rPr>
                <w:rFonts w:ascii="Arial" w:hAnsi="Arial" w:cs="Arial"/>
                <w:sz w:val="22"/>
                <w:szCs w:val="22"/>
              </w:rPr>
            </w:pPr>
            <w:r w:rsidRPr="003C226E">
              <w:rPr>
                <w:rFonts w:ascii="Arial" w:hAnsi="Arial" w:cs="Arial"/>
                <w:color w:val="B1B94B"/>
              </w:rPr>
              <w:t>Incorrect</w:t>
            </w:r>
          </w:p>
        </w:tc>
      </w:tr>
    </w:tbl>
    <w:p w14:paraId="313AFC1E" w14:textId="77777777" w:rsidR="00B236D4" w:rsidRDefault="00B236D4" w:rsidP="00D74E9A">
      <w:pPr>
        <w:rPr>
          <w:rFonts w:ascii="Arial" w:hAnsi="Arial" w:cs="Arial"/>
        </w:rPr>
      </w:pPr>
    </w:p>
    <w:p w14:paraId="3EE6D77A" w14:textId="77777777" w:rsidR="00B236D4" w:rsidRPr="003C226E" w:rsidRDefault="00B236D4" w:rsidP="00D74E9A">
      <w:pPr>
        <w:rPr>
          <w:rFonts w:ascii="Arial" w:hAnsi="Arial" w:cs="Arial"/>
        </w:rPr>
      </w:pPr>
    </w:p>
    <w:p w14:paraId="647FD6C5" w14:textId="77777777" w:rsidR="00D74E9A" w:rsidRPr="003C226E" w:rsidRDefault="00D74E9A" w:rsidP="00D74E9A">
      <w:pPr>
        <w:rPr>
          <w:rFonts w:ascii="Arial" w:hAnsi="Arial" w:cs="Arial"/>
          <w:b/>
          <w:u w:val="single"/>
        </w:rPr>
      </w:pPr>
      <w:r w:rsidRPr="003C226E">
        <w:rPr>
          <w:rFonts w:ascii="Arial" w:hAnsi="Arial" w:cs="Arial"/>
          <w:b/>
          <w:u w:val="single"/>
        </w:rPr>
        <w:t xml:space="preserve">CORRECT AUDIO FEEDBACK </w:t>
      </w:r>
    </w:p>
    <w:p w14:paraId="175F4100" w14:textId="01DE0FDD" w:rsidR="00D74E9A" w:rsidRPr="003C226E" w:rsidRDefault="003F4AC3" w:rsidP="00D74E9A">
      <w:pPr>
        <w:rPr>
          <w:rFonts w:ascii="Arial" w:hAnsi="Arial" w:cs="Arial"/>
        </w:rPr>
      </w:pPr>
      <w:r>
        <w:rPr>
          <w:rFonts w:ascii="Arial" w:hAnsi="Arial" w:cs="Arial"/>
        </w:rPr>
        <w:t>That</w:t>
      </w:r>
      <w:del w:id="883" w:author="Adam Boothroyd" w:date="2016-11-28T11:34:00Z">
        <w:r w:rsidDel="009857B8">
          <w:rPr>
            <w:rFonts w:ascii="Arial" w:hAnsi="Arial" w:cs="Arial"/>
          </w:rPr>
          <w:delText>’</w:delText>
        </w:r>
      </w:del>
      <w:ins w:id="884" w:author="Adam Boothroyd" w:date="2016-11-28T11:34:00Z">
        <w:r w:rsidR="009857B8">
          <w:rPr>
            <w:rFonts w:ascii="Arial" w:hAnsi="Arial" w:cs="Arial"/>
          </w:rPr>
          <w:t>'</w:t>
        </w:r>
      </w:ins>
      <w:r w:rsidR="00D85539">
        <w:rPr>
          <w:rFonts w:ascii="Arial" w:hAnsi="Arial" w:cs="Arial"/>
        </w:rPr>
        <w:t>s right. You can see where the project becomes a reality, and that</w:t>
      </w:r>
      <w:del w:id="885" w:author="Adam Boothroyd" w:date="2016-11-28T11:34:00Z">
        <w:r w:rsidR="00D85539" w:rsidDel="009857B8">
          <w:rPr>
            <w:rFonts w:ascii="Arial" w:hAnsi="Arial" w:cs="Arial"/>
          </w:rPr>
          <w:delText>’</w:delText>
        </w:r>
      </w:del>
      <w:ins w:id="886" w:author="Adam Boothroyd" w:date="2016-11-28T11:34:00Z">
        <w:r w:rsidR="009857B8">
          <w:rPr>
            <w:rFonts w:ascii="Arial" w:hAnsi="Arial" w:cs="Arial"/>
          </w:rPr>
          <w:t>'</w:t>
        </w:r>
      </w:ins>
      <w:r w:rsidR="00D85539">
        <w:rPr>
          <w:rFonts w:ascii="Arial" w:hAnsi="Arial" w:cs="Arial"/>
        </w:rPr>
        <w:t xml:space="preserve">s where we join. </w:t>
      </w:r>
    </w:p>
    <w:p w14:paraId="3C4D5306" w14:textId="77777777" w:rsidR="00D74E9A" w:rsidRPr="003C226E" w:rsidRDefault="00D74E9A" w:rsidP="00D74E9A">
      <w:pPr>
        <w:rPr>
          <w:rFonts w:ascii="Arial" w:hAnsi="Arial" w:cs="Arial"/>
        </w:rPr>
      </w:pPr>
    </w:p>
    <w:p w14:paraId="7D76E597" w14:textId="77777777" w:rsidR="00D74E9A" w:rsidRPr="003C226E" w:rsidRDefault="00D74E9A" w:rsidP="00D74E9A">
      <w:pPr>
        <w:rPr>
          <w:rFonts w:ascii="Arial" w:hAnsi="Arial" w:cs="Arial"/>
          <w:b/>
          <w:u w:val="single"/>
        </w:rPr>
      </w:pPr>
      <w:r w:rsidRPr="003C226E">
        <w:rPr>
          <w:rFonts w:ascii="Arial" w:hAnsi="Arial" w:cs="Arial"/>
          <w:b/>
          <w:u w:val="single"/>
        </w:rPr>
        <w:t xml:space="preserve">CORRECT TEXT FEEDBACK </w:t>
      </w:r>
      <w:r w:rsidRPr="003C226E">
        <w:rPr>
          <w:rFonts w:ascii="Arial" w:hAnsi="Arial" w:cs="Arial"/>
          <w:color w:val="808080"/>
        </w:rPr>
        <w:t>(</w:t>
      </w:r>
      <w:commentRangeStart w:id="887"/>
      <w:r w:rsidRPr="003C226E">
        <w:rPr>
          <w:rFonts w:ascii="Arial" w:hAnsi="Arial" w:cs="Arial"/>
          <w:color w:val="808080"/>
        </w:rPr>
        <w:t>50 words max)</w:t>
      </w:r>
      <w:commentRangeEnd w:id="887"/>
      <w:r w:rsidR="00D13F38">
        <w:rPr>
          <w:rStyle w:val="CommentReference"/>
        </w:rPr>
        <w:commentReference w:id="887"/>
      </w:r>
    </w:p>
    <w:p w14:paraId="5552DEF2" w14:textId="3F133BC5" w:rsidR="00D74E9A" w:rsidRPr="003C226E" w:rsidRDefault="00D85539" w:rsidP="00D74E9A">
      <w:pPr>
        <w:rPr>
          <w:rFonts w:ascii="Arial" w:hAnsi="Arial" w:cs="Arial"/>
        </w:rPr>
      </w:pPr>
      <w:r>
        <w:rPr>
          <w:rFonts w:ascii="Arial" w:hAnsi="Arial" w:cs="Arial"/>
        </w:rPr>
        <w:t>That</w:t>
      </w:r>
      <w:del w:id="888" w:author="Adam Boothroyd" w:date="2016-11-28T11:34:00Z">
        <w:r w:rsidDel="009857B8">
          <w:rPr>
            <w:rFonts w:ascii="Arial" w:hAnsi="Arial" w:cs="Arial"/>
          </w:rPr>
          <w:delText>’</w:delText>
        </w:r>
      </w:del>
      <w:ins w:id="889" w:author="Adam Boothroyd" w:date="2016-11-28T11:34:00Z">
        <w:r w:rsidR="009857B8">
          <w:rPr>
            <w:rFonts w:ascii="Arial" w:hAnsi="Arial" w:cs="Arial"/>
          </w:rPr>
          <w:t>'</w:t>
        </w:r>
      </w:ins>
      <w:r>
        <w:rPr>
          <w:rFonts w:ascii="Arial" w:hAnsi="Arial" w:cs="Arial"/>
        </w:rPr>
        <w:t xml:space="preserve">s right, we join at the moment a project becomes part of the </w:t>
      </w:r>
      <w:ins w:id="890" w:author="Stephanie Miller" w:date="2016-11-14T14:56:00Z">
        <w:r w:rsidR="00D13F38">
          <w:rPr>
            <w:rFonts w:ascii="Arial" w:hAnsi="Arial" w:cs="Arial"/>
          </w:rPr>
          <w:t xml:space="preserve">ITS </w:t>
        </w:r>
      </w:ins>
      <w:del w:id="891" w:author="Gassmere, Dawn E" w:date="2016-11-07T08:49:00Z">
        <w:r w:rsidDel="00D22F92">
          <w:rPr>
            <w:rFonts w:ascii="Arial" w:hAnsi="Arial" w:cs="Arial"/>
          </w:rPr>
          <w:delText xml:space="preserve">annual </w:delText>
        </w:r>
      </w:del>
      <w:ins w:id="892" w:author="Gassmere, Dawn E" w:date="2016-11-07T08:49:00Z">
        <w:r w:rsidR="00D22F92">
          <w:rPr>
            <w:rFonts w:ascii="Arial" w:hAnsi="Arial" w:cs="Arial"/>
          </w:rPr>
          <w:t>quarterly rolling portfolio review</w:t>
        </w:r>
      </w:ins>
      <w:ins w:id="893" w:author="Stephanie Miller" w:date="2016-11-14T14:57:00Z">
        <w:r w:rsidR="00D13F38">
          <w:rPr>
            <w:rFonts w:ascii="Arial" w:hAnsi="Arial" w:cs="Arial"/>
          </w:rPr>
          <w:t xml:space="preserve"> process</w:t>
        </w:r>
      </w:ins>
      <w:del w:id="894" w:author="Gassmere, Dawn E" w:date="2016-11-07T08:49:00Z">
        <w:r w:rsidDel="00D22F92">
          <w:rPr>
            <w:rFonts w:ascii="Arial" w:hAnsi="Arial" w:cs="Arial"/>
          </w:rPr>
          <w:delText>strategic planning process</w:delText>
        </w:r>
      </w:del>
      <w:r>
        <w:rPr>
          <w:rFonts w:ascii="Arial" w:hAnsi="Arial" w:cs="Arial"/>
        </w:rPr>
        <w:t xml:space="preserve">. </w:t>
      </w:r>
      <w:r w:rsidR="00D74E9A" w:rsidRPr="003C226E">
        <w:rPr>
          <w:rFonts w:ascii="Arial" w:hAnsi="Arial" w:cs="Arial"/>
        </w:rPr>
        <w:t xml:space="preserve"> </w:t>
      </w:r>
    </w:p>
    <w:p w14:paraId="673FC4F3" w14:textId="77777777" w:rsidR="00D74E9A" w:rsidRPr="003C226E" w:rsidRDefault="00D74E9A" w:rsidP="00D74E9A">
      <w:pPr>
        <w:rPr>
          <w:rFonts w:ascii="Arial" w:hAnsi="Arial" w:cs="Arial"/>
        </w:rPr>
      </w:pPr>
    </w:p>
    <w:p w14:paraId="147392B8" w14:textId="77777777" w:rsidR="00D74E9A" w:rsidRPr="003C226E" w:rsidRDefault="00D74E9A" w:rsidP="00D74E9A">
      <w:pPr>
        <w:rPr>
          <w:rFonts w:ascii="Arial" w:hAnsi="Arial" w:cs="Arial"/>
          <w:b/>
          <w:u w:val="single"/>
        </w:rPr>
      </w:pPr>
      <w:r w:rsidRPr="003C226E">
        <w:rPr>
          <w:rFonts w:ascii="Arial" w:hAnsi="Arial" w:cs="Arial"/>
          <w:b/>
          <w:u w:val="single"/>
        </w:rPr>
        <w:t xml:space="preserve">INCORRECT AUDIO FEEDBACK </w:t>
      </w:r>
    </w:p>
    <w:p w14:paraId="30D05AA9" w14:textId="5FE8CE08" w:rsidR="00D74E9A" w:rsidRPr="003C226E" w:rsidRDefault="00D85539" w:rsidP="00D74E9A">
      <w:pPr>
        <w:rPr>
          <w:rFonts w:ascii="Arial" w:hAnsi="Arial" w:cs="Arial"/>
        </w:rPr>
      </w:pPr>
      <w:r>
        <w:rPr>
          <w:rFonts w:ascii="Arial" w:hAnsi="Arial" w:cs="Arial"/>
        </w:rPr>
        <w:t>Ah, not quite. We join at the strategic planning process because that</w:t>
      </w:r>
      <w:del w:id="895" w:author="Adam Boothroyd" w:date="2016-11-28T11:34:00Z">
        <w:r w:rsidDel="009857B8">
          <w:rPr>
            <w:rFonts w:ascii="Arial" w:hAnsi="Arial" w:cs="Arial"/>
          </w:rPr>
          <w:delText>’</w:delText>
        </w:r>
      </w:del>
      <w:ins w:id="896" w:author="Adam Boothroyd" w:date="2016-11-28T11:34:00Z">
        <w:r w:rsidR="009857B8">
          <w:rPr>
            <w:rFonts w:ascii="Arial" w:hAnsi="Arial" w:cs="Arial"/>
          </w:rPr>
          <w:t>'</w:t>
        </w:r>
      </w:ins>
      <w:r>
        <w:rPr>
          <w:rFonts w:ascii="Arial" w:hAnsi="Arial" w:cs="Arial"/>
        </w:rPr>
        <w:t xml:space="preserve">s the moment we can be the most effective. </w:t>
      </w:r>
    </w:p>
    <w:p w14:paraId="4432D99D" w14:textId="77777777" w:rsidR="00D74E9A" w:rsidRPr="003C226E" w:rsidRDefault="00D74E9A" w:rsidP="00D74E9A">
      <w:pPr>
        <w:rPr>
          <w:rFonts w:ascii="Arial" w:hAnsi="Arial" w:cs="Arial"/>
        </w:rPr>
      </w:pPr>
    </w:p>
    <w:p w14:paraId="6DD33C2A" w14:textId="77777777" w:rsidR="00D74E9A" w:rsidRPr="003C226E" w:rsidRDefault="00D74E9A" w:rsidP="00D74E9A">
      <w:pPr>
        <w:rPr>
          <w:rFonts w:ascii="Arial" w:hAnsi="Arial" w:cs="Arial"/>
          <w:b/>
          <w:u w:val="single"/>
        </w:rPr>
      </w:pPr>
      <w:r w:rsidRPr="003C226E">
        <w:rPr>
          <w:rFonts w:ascii="Arial" w:hAnsi="Arial" w:cs="Arial"/>
          <w:b/>
          <w:u w:val="single"/>
        </w:rPr>
        <w:t xml:space="preserve">INCORRECT TEXT FEEDBACK </w:t>
      </w:r>
      <w:r w:rsidRPr="003C226E">
        <w:rPr>
          <w:rFonts w:ascii="Arial" w:hAnsi="Arial" w:cs="Arial"/>
          <w:color w:val="808080"/>
        </w:rPr>
        <w:t>(50 words max)</w:t>
      </w:r>
    </w:p>
    <w:p w14:paraId="5BB8192F" w14:textId="0134F51B" w:rsidR="00D85539" w:rsidRPr="003C226E" w:rsidRDefault="00D85539" w:rsidP="00D85539">
      <w:pPr>
        <w:rPr>
          <w:rFonts w:ascii="Arial" w:hAnsi="Arial" w:cs="Arial"/>
        </w:rPr>
      </w:pPr>
      <w:r>
        <w:rPr>
          <w:rFonts w:ascii="Arial" w:hAnsi="Arial" w:cs="Arial"/>
        </w:rPr>
        <w:t>Sorry, that</w:t>
      </w:r>
      <w:del w:id="897" w:author="Adam Boothroyd" w:date="2016-11-28T11:34:00Z">
        <w:r w:rsidDel="009857B8">
          <w:rPr>
            <w:rFonts w:ascii="Arial" w:hAnsi="Arial" w:cs="Arial"/>
          </w:rPr>
          <w:delText>’</w:delText>
        </w:r>
      </w:del>
      <w:ins w:id="898" w:author="Adam Boothroyd" w:date="2016-11-28T11:34:00Z">
        <w:r w:rsidR="009857B8">
          <w:rPr>
            <w:rFonts w:ascii="Arial" w:hAnsi="Arial" w:cs="Arial"/>
          </w:rPr>
          <w:t>'</w:t>
        </w:r>
      </w:ins>
      <w:r>
        <w:rPr>
          <w:rFonts w:ascii="Arial" w:hAnsi="Arial" w:cs="Arial"/>
        </w:rPr>
        <w:t xml:space="preserve">s wrong. We join at the moment a project becomes part of the annual strategic planning process. </w:t>
      </w:r>
      <w:r w:rsidRPr="003C226E">
        <w:rPr>
          <w:rFonts w:ascii="Arial" w:hAnsi="Arial" w:cs="Arial"/>
        </w:rPr>
        <w:t xml:space="preserve"> </w:t>
      </w:r>
    </w:p>
    <w:p w14:paraId="40AAF8B7" w14:textId="77777777" w:rsidR="00D74E9A" w:rsidRPr="003C226E" w:rsidRDefault="00D74E9A" w:rsidP="00D74E9A">
      <w:pPr>
        <w:rPr>
          <w:rFonts w:ascii="Arial" w:hAnsi="Arial" w:cs="Arial"/>
        </w:rPr>
      </w:pPr>
    </w:p>
    <w:p w14:paraId="7A1459BF" w14:textId="77777777" w:rsidR="00D74E9A" w:rsidRPr="003C226E" w:rsidRDefault="00D74E9A" w:rsidP="00D74E9A">
      <w:pPr>
        <w:rPr>
          <w:rFonts w:ascii="Arial" w:hAnsi="Arial" w:cs="Arial"/>
        </w:rPr>
      </w:pPr>
    </w:p>
    <w:p w14:paraId="79C3E959" w14:textId="77777777" w:rsidR="00D74E9A" w:rsidRPr="003C226E" w:rsidRDefault="00D74E9A" w:rsidP="00D74E9A">
      <w:pPr>
        <w:pStyle w:val="Heading2"/>
        <w:rPr>
          <w:rFonts w:ascii="Arial" w:hAnsi="Arial" w:cs="Arial"/>
          <w:color w:val="FFFFFF"/>
        </w:rPr>
      </w:pPr>
      <w:bookmarkStart w:id="899" w:name="_Toc466647025"/>
      <w:r w:rsidRPr="003C226E">
        <w:rPr>
          <w:rFonts w:ascii="Arial" w:hAnsi="Arial" w:cs="Arial"/>
        </w:rPr>
        <w:lastRenderedPageBreak/>
        <w:t xml:space="preserve">SCREEN </w:t>
      </w:r>
      <w:r w:rsidRPr="003C226E">
        <w:rPr>
          <w:rFonts w:ascii="Arial" w:hAnsi="Arial" w:cs="Arial"/>
          <w:color w:val="FFFFFF"/>
        </w:rPr>
        <w:t>03_140</w:t>
      </w:r>
      <w:bookmarkEnd w:id="899"/>
    </w:p>
    <w:p w14:paraId="6BDBEA00" w14:textId="77777777" w:rsidR="00D74E9A" w:rsidRPr="003C226E" w:rsidRDefault="00D74E9A" w:rsidP="00D74E9A">
      <w:pPr>
        <w:pStyle w:val="BW-screentype"/>
        <w:rPr>
          <w:rFonts w:ascii="Arial" w:hAnsi="Arial" w:cs="Arial"/>
        </w:rPr>
      </w:pPr>
      <w:r w:rsidRPr="003C226E">
        <w:rPr>
          <w:rFonts w:ascii="Arial" w:hAnsi="Arial" w:cs="Arial"/>
        </w:rPr>
        <w:t>SCREEN TYPE Text reveal</w:t>
      </w:r>
    </w:p>
    <w:p w14:paraId="6EACE6C7" w14:textId="77777777" w:rsidR="00D74E9A" w:rsidRPr="003C226E" w:rsidRDefault="00D74E9A" w:rsidP="00D74E9A">
      <w:pPr>
        <w:rPr>
          <w:rFonts w:ascii="Arial" w:hAnsi="Arial" w:cs="Arial"/>
          <w:b/>
          <w:u w:val="single"/>
        </w:rPr>
      </w:pPr>
    </w:p>
    <w:p w14:paraId="7A1E45F8"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766F27A9" w14:textId="77777777" w:rsidR="00D74E9A" w:rsidRPr="003C226E" w:rsidRDefault="00D74E9A" w:rsidP="00D74E9A">
      <w:pPr>
        <w:rPr>
          <w:rFonts w:ascii="Arial" w:hAnsi="Arial" w:cs="Arial"/>
        </w:rPr>
      </w:pPr>
      <w:r w:rsidRPr="003C226E">
        <w:rPr>
          <w:rFonts w:ascii="Arial" w:hAnsi="Arial" w:cs="Arial"/>
        </w:rPr>
        <w:t>The learner selects text headings to reveal further information, images or media.</w:t>
      </w:r>
    </w:p>
    <w:p w14:paraId="2151863E" w14:textId="77777777" w:rsidR="00D74E9A" w:rsidRPr="003C226E" w:rsidRDefault="00D74E9A" w:rsidP="00D74E9A">
      <w:pPr>
        <w:rPr>
          <w:rFonts w:ascii="Arial" w:hAnsi="Arial" w:cs="Arial"/>
        </w:rPr>
      </w:pPr>
    </w:p>
    <w:p w14:paraId="4F97B823" w14:textId="77777777" w:rsidR="00D74E9A" w:rsidRDefault="0002329A" w:rsidP="00D74E9A">
      <w:pPr>
        <w:rPr>
          <w:rFonts w:ascii="Arial" w:hAnsi="Arial" w:cs="Arial"/>
        </w:rPr>
      </w:pPr>
      <w:r>
        <w:rPr>
          <w:rFonts w:ascii="Arial" w:hAnsi="Arial" w:cs="Arial"/>
        </w:rPr>
        <w:t xml:space="preserve">The screen shows a list of 10 </w:t>
      </w:r>
      <w:del w:id="900" w:author="Ben  Pester" w:date="2016-11-11T10:44:00Z">
        <w:r w:rsidDel="00CF5D7E">
          <w:rPr>
            <w:rFonts w:ascii="Arial" w:hAnsi="Arial" w:cs="Arial"/>
          </w:rPr>
          <w:delText xml:space="preserve">priorities </w:delText>
        </w:r>
      </w:del>
      <w:ins w:id="901" w:author="Ben  Pester" w:date="2016-11-11T10:44:00Z">
        <w:r w:rsidR="00CF5D7E">
          <w:rPr>
            <w:rFonts w:ascii="Arial" w:hAnsi="Arial" w:cs="Arial"/>
          </w:rPr>
          <w:t xml:space="preserve">capabilities </w:t>
        </w:r>
      </w:ins>
      <w:ins w:id="902" w:author="Ben  Pester" w:date="2016-11-11T10:45:00Z">
        <w:r w:rsidR="00CF5D7E">
          <w:rPr>
            <w:rFonts w:ascii="Arial" w:hAnsi="Arial" w:cs="Arial"/>
          </w:rPr>
          <w:t>of</w:t>
        </w:r>
      </w:ins>
      <w:del w:id="903" w:author="Ben  Pester" w:date="2016-11-11T10:45:00Z">
        <w:r w:rsidDel="00CF5D7E">
          <w:rPr>
            <w:rFonts w:ascii="Arial" w:hAnsi="Arial" w:cs="Arial"/>
          </w:rPr>
          <w:delText>for</w:delText>
        </w:r>
      </w:del>
      <w:r>
        <w:rPr>
          <w:rFonts w:ascii="Arial" w:hAnsi="Arial" w:cs="Arial"/>
        </w:rPr>
        <w:t xml:space="preserve"> ITS, each one can be selected, and the learner will discover more about that </w:t>
      </w:r>
      <w:commentRangeStart w:id="904"/>
      <w:del w:id="905" w:author="Ben  Pester" w:date="2016-11-11T10:45:00Z">
        <w:r w:rsidDel="00CF5D7E">
          <w:rPr>
            <w:rFonts w:ascii="Arial" w:hAnsi="Arial" w:cs="Arial"/>
          </w:rPr>
          <w:delText>priority</w:delText>
        </w:r>
        <w:commentRangeEnd w:id="904"/>
        <w:r w:rsidR="00D22F92" w:rsidDel="00CF5D7E">
          <w:rPr>
            <w:rStyle w:val="CommentReference"/>
          </w:rPr>
          <w:commentReference w:id="904"/>
        </w:r>
      </w:del>
      <w:ins w:id="906" w:author="Ben  Pester" w:date="2016-11-11T10:45:00Z">
        <w:r w:rsidR="00CF5D7E">
          <w:rPr>
            <w:rFonts w:ascii="Arial" w:hAnsi="Arial" w:cs="Arial"/>
          </w:rPr>
          <w:t>capability</w:t>
        </w:r>
      </w:ins>
      <w:r>
        <w:rPr>
          <w:rFonts w:ascii="Arial" w:hAnsi="Arial" w:cs="Arial"/>
        </w:rPr>
        <w:t xml:space="preserve">. </w:t>
      </w:r>
    </w:p>
    <w:p w14:paraId="0A7FF8BA" w14:textId="77777777" w:rsidR="00801F0E" w:rsidRPr="003C226E" w:rsidRDefault="00801F0E" w:rsidP="00D74E9A">
      <w:pPr>
        <w:rPr>
          <w:rFonts w:ascii="Arial" w:hAnsi="Arial" w:cs="Arial"/>
          <w:b/>
          <w:u w:val="single"/>
        </w:rPr>
      </w:pPr>
    </w:p>
    <w:p w14:paraId="6A759B29" w14:textId="77777777" w:rsidR="00D74E9A" w:rsidRPr="003C226E" w:rsidRDefault="00D74E9A" w:rsidP="00D74E9A">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3CCE5873" w14:textId="09730D4C" w:rsidR="00BF6FC1" w:rsidRPr="00146898" w:rsidRDefault="00383903" w:rsidP="00BF6FC1">
      <w:pPr>
        <w:rPr>
          <w:rFonts w:ascii="Arial" w:hAnsi="Arial" w:cs="Arial"/>
          <w:sz w:val="22"/>
          <w:szCs w:val="22"/>
        </w:rPr>
      </w:pPr>
      <w:r>
        <w:rPr>
          <w:rFonts w:ascii="Arial" w:hAnsi="Arial" w:cs="Arial"/>
          <w:sz w:val="22"/>
          <w:szCs w:val="22"/>
        </w:rPr>
        <w:t>The world of MDLZ is changing, and it</w:t>
      </w:r>
      <w:del w:id="907" w:author="Adam Boothroyd" w:date="2016-11-28T11:34:00Z">
        <w:r w:rsidDel="009857B8">
          <w:rPr>
            <w:rFonts w:ascii="Arial" w:hAnsi="Arial" w:cs="Arial"/>
            <w:sz w:val="22"/>
            <w:szCs w:val="22"/>
          </w:rPr>
          <w:delText>’</w:delText>
        </w:r>
      </w:del>
      <w:ins w:id="908" w:author="Adam Boothroyd" w:date="2016-11-28T11:34:00Z">
        <w:r w:rsidR="009857B8">
          <w:rPr>
            <w:rFonts w:ascii="Arial" w:hAnsi="Arial" w:cs="Arial"/>
            <w:sz w:val="22"/>
            <w:szCs w:val="22"/>
          </w:rPr>
          <w:t>'</w:t>
        </w:r>
      </w:ins>
      <w:r>
        <w:rPr>
          <w:rFonts w:ascii="Arial" w:hAnsi="Arial" w:cs="Arial"/>
          <w:sz w:val="22"/>
          <w:szCs w:val="22"/>
        </w:rPr>
        <w:t xml:space="preserve">s an </w:t>
      </w:r>
      <w:r w:rsidR="001B1CEF">
        <w:rPr>
          <w:rFonts w:ascii="Arial" w:hAnsi="Arial" w:cs="Arial"/>
          <w:sz w:val="22"/>
          <w:szCs w:val="22"/>
        </w:rPr>
        <w:t xml:space="preserve">exciting time for </w:t>
      </w:r>
      <w:r w:rsidR="0031075B">
        <w:rPr>
          <w:rFonts w:ascii="Arial" w:hAnsi="Arial" w:cs="Arial"/>
          <w:sz w:val="22"/>
          <w:szCs w:val="22"/>
        </w:rPr>
        <w:t>all of us</w:t>
      </w:r>
      <w:r w:rsidR="001B1CEF">
        <w:rPr>
          <w:rFonts w:ascii="Arial" w:hAnsi="Arial" w:cs="Arial"/>
          <w:sz w:val="22"/>
          <w:szCs w:val="22"/>
        </w:rPr>
        <w:t>. We are</w:t>
      </w:r>
      <w:r>
        <w:rPr>
          <w:rFonts w:ascii="Arial" w:hAnsi="Arial" w:cs="Arial"/>
          <w:sz w:val="22"/>
          <w:szCs w:val="22"/>
        </w:rPr>
        <w:t xml:space="preserve"> constantly</w:t>
      </w:r>
      <w:r w:rsidR="001B1CEF">
        <w:rPr>
          <w:rFonts w:ascii="Arial" w:hAnsi="Arial" w:cs="Arial"/>
          <w:sz w:val="22"/>
          <w:szCs w:val="22"/>
        </w:rPr>
        <w:t xml:space="preserve"> discovering new </w:t>
      </w:r>
      <w:del w:id="909" w:author="Stephanie Miller" w:date="2016-11-14T15:04:00Z">
        <w:r w:rsidR="0031075B" w:rsidDel="00110116">
          <w:rPr>
            <w:rFonts w:ascii="Arial" w:hAnsi="Arial" w:cs="Arial"/>
            <w:sz w:val="22"/>
            <w:szCs w:val="22"/>
          </w:rPr>
          <w:delText xml:space="preserve">ITS </w:delText>
        </w:r>
      </w:del>
      <w:r w:rsidR="0031075B">
        <w:rPr>
          <w:rFonts w:ascii="Arial" w:hAnsi="Arial" w:cs="Arial"/>
          <w:sz w:val="22"/>
          <w:szCs w:val="22"/>
        </w:rPr>
        <w:t>solutions</w:t>
      </w:r>
      <w:r w:rsidR="001B1CEF">
        <w:rPr>
          <w:rFonts w:ascii="Arial" w:hAnsi="Arial" w:cs="Arial"/>
          <w:sz w:val="22"/>
          <w:szCs w:val="22"/>
        </w:rPr>
        <w:t xml:space="preserve"> to make our shoppers happy and our consumers</w:t>
      </w:r>
      <w:del w:id="910" w:author="Adam Boothroyd" w:date="2016-11-28T11:34:00Z">
        <w:r w:rsidR="005364E9" w:rsidDel="009857B8">
          <w:rPr>
            <w:rFonts w:ascii="Arial" w:hAnsi="Arial" w:cs="Arial"/>
            <w:sz w:val="22"/>
            <w:szCs w:val="22"/>
          </w:rPr>
          <w:delText>’</w:delText>
        </w:r>
      </w:del>
      <w:ins w:id="911" w:author="Adam Boothroyd" w:date="2016-11-28T11:34:00Z">
        <w:r w:rsidR="009857B8">
          <w:rPr>
            <w:rFonts w:ascii="Arial" w:hAnsi="Arial" w:cs="Arial"/>
            <w:sz w:val="22"/>
            <w:szCs w:val="22"/>
          </w:rPr>
          <w:t>'</w:t>
        </w:r>
      </w:ins>
      <w:r w:rsidR="001B1CEF">
        <w:rPr>
          <w:rFonts w:ascii="Arial" w:hAnsi="Arial" w:cs="Arial"/>
          <w:sz w:val="22"/>
          <w:szCs w:val="22"/>
        </w:rPr>
        <w:t xml:space="preserve"> lives easier. </w:t>
      </w:r>
      <w:r>
        <w:rPr>
          <w:rFonts w:ascii="Arial" w:hAnsi="Arial" w:cs="Arial"/>
          <w:sz w:val="22"/>
          <w:szCs w:val="22"/>
        </w:rPr>
        <w:t>We become more competitive with each new innovation, but we have to priorit</w:t>
      </w:r>
      <w:r w:rsidR="00920DAA">
        <w:rPr>
          <w:rFonts w:ascii="Arial" w:hAnsi="Arial" w:cs="Arial"/>
          <w:sz w:val="22"/>
          <w:szCs w:val="22"/>
        </w:rPr>
        <w:t>ize to maintain our strategy and focus</w:t>
      </w:r>
      <w:r>
        <w:rPr>
          <w:rFonts w:ascii="Arial" w:hAnsi="Arial" w:cs="Arial"/>
          <w:sz w:val="22"/>
          <w:szCs w:val="22"/>
        </w:rPr>
        <w:t xml:space="preserve">. </w:t>
      </w:r>
      <w:ins w:id="912" w:author="Ben  Pester" w:date="2016-11-29T10:47:00Z">
        <w:r w:rsidR="001B13D5">
          <w:rPr>
            <w:rFonts w:ascii="Arial" w:hAnsi="Arial" w:cs="Arial"/>
            <w:sz w:val="22"/>
            <w:szCs w:val="22"/>
          </w:rPr>
          <w:t xml:space="preserve">We have 10 priority capabilities, let’s take a look at the first 5 here. </w:t>
        </w:r>
      </w:ins>
    </w:p>
    <w:p w14:paraId="53240479" w14:textId="77777777" w:rsidR="00D74E9A" w:rsidRPr="003C226E" w:rsidRDefault="00D74E9A" w:rsidP="00D74E9A">
      <w:pPr>
        <w:rPr>
          <w:rFonts w:ascii="Arial" w:hAnsi="Arial" w:cs="Arial"/>
        </w:rPr>
      </w:pPr>
    </w:p>
    <w:p w14:paraId="27CC87DA" w14:textId="77777777" w:rsidR="00D74E9A" w:rsidRPr="00A15ECC" w:rsidRDefault="00D74E9A" w:rsidP="00D74E9A">
      <w:pPr>
        <w:rPr>
          <w:rFonts w:ascii="Arial" w:hAnsi="Arial" w:cs="Arial"/>
          <w:highlight w:val="yellow"/>
          <w:rPrChange w:id="913" w:author="Miller, Stephanie L" w:date="2016-11-07T16:40:00Z">
            <w:rPr>
              <w:rFonts w:ascii="Arial" w:hAnsi="Arial" w:cs="Arial"/>
            </w:rPr>
          </w:rPrChange>
        </w:rPr>
      </w:pPr>
      <w:r w:rsidRPr="00A15ECC">
        <w:rPr>
          <w:rFonts w:ascii="Arial" w:hAnsi="Arial" w:cs="Arial"/>
          <w:b/>
          <w:highlight w:val="yellow"/>
          <w:u w:val="single"/>
          <w:rPrChange w:id="914" w:author="Miller, Stephanie L" w:date="2016-11-07T16:40:00Z">
            <w:rPr>
              <w:rFonts w:ascii="Arial" w:hAnsi="Arial" w:cs="Arial"/>
              <w:b/>
              <w:u w:val="single"/>
            </w:rPr>
          </w:rPrChange>
        </w:rPr>
        <w:t>PROMPT</w:t>
      </w:r>
    </w:p>
    <w:p w14:paraId="6C846D44" w14:textId="3A0A968C" w:rsidR="00D74E9A" w:rsidRPr="003C226E" w:rsidRDefault="00D74E9A" w:rsidP="00D74E9A">
      <w:pPr>
        <w:rPr>
          <w:rFonts w:ascii="Arial" w:hAnsi="Arial" w:cs="Arial"/>
        </w:rPr>
      </w:pPr>
      <w:r w:rsidRPr="00A15ECC">
        <w:rPr>
          <w:rFonts w:ascii="Arial" w:hAnsi="Arial" w:cs="Arial"/>
          <w:highlight w:val="yellow"/>
          <w:rPrChange w:id="915" w:author="Miller, Stephanie L" w:date="2016-11-07T16:40:00Z">
            <w:rPr>
              <w:rFonts w:ascii="Arial" w:hAnsi="Arial" w:cs="Arial"/>
            </w:rPr>
          </w:rPrChange>
        </w:rPr>
        <w:t xml:space="preserve">Select each </w:t>
      </w:r>
      <w:ins w:id="916" w:author="Ben  Pester" w:date="2016-11-29T10:45:00Z">
        <w:r w:rsidR="0084045D">
          <w:rPr>
            <w:rFonts w:ascii="Arial" w:hAnsi="Arial" w:cs="Arial"/>
            <w:highlight w:val="yellow"/>
          </w:rPr>
          <w:t xml:space="preserve">of the first 5 </w:t>
        </w:r>
      </w:ins>
      <w:r w:rsidR="00383903" w:rsidRPr="00A15ECC">
        <w:rPr>
          <w:rFonts w:ascii="Arial" w:hAnsi="Arial" w:cs="Arial"/>
          <w:highlight w:val="yellow"/>
          <w:rPrChange w:id="917" w:author="Miller, Stephanie L" w:date="2016-11-07T16:40:00Z">
            <w:rPr>
              <w:rFonts w:ascii="Arial" w:hAnsi="Arial" w:cs="Arial"/>
            </w:rPr>
          </w:rPrChange>
        </w:rPr>
        <w:t>priority</w:t>
      </w:r>
      <w:ins w:id="918" w:author="Miller, Stephanie L" w:date="2016-11-07T16:40:00Z">
        <w:r w:rsidR="00801CBF" w:rsidRPr="00A15ECC">
          <w:rPr>
            <w:rFonts w:ascii="Arial" w:hAnsi="Arial" w:cs="Arial"/>
            <w:highlight w:val="yellow"/>
            <w:rPrChange w:id="919" w:author="Miller, Stephanie L" w:date="2016-11-07T16:40:00Z">
              <w:rPr>
                <w:rFonts w:ascii="Arial" w:hAnsi="Arial" w:cs="Arial"/>
              </w:rPr>
            </w:rPrChange>
          </w:rPr>
          <w:t xml:space="preserve"> capabilit</w:t>
        </w:r>
      </w:ins>
      <w:ins w:id="920" w:author="Ben  Pester" w:date="2016-11-29T10:45:00Z">
        <w:r w:rsidR="0084045D">
          <w:rPr>
            <w:rFonts w:ascii="Arial" w:hAnsi="Arial" w:cs="Arial"/>
            <w:highlight w:val="yellow"/>
          </w:rPr>
          <w:t>ies</w:t>
        </w:r>
      </w:ins>
      <w:ins w:id="921" w:author="Miller, Stephanie L" w:date="2016-11-07T16:40:00Z">
        <w:del w:id="922" w:author="Ben  Pester" w:date="2016-11-29T10:45:00Z">
          <w:r w:rsidR="00801CBF" w:rsidRPr="00A15ECC" w:rsidDel="0084045D">
            <w:rPr>
              <w:rFonts w:ascii="Arial" w:hAnsi="Arial" w:cs="Arial"/>
              <w:highlight w:val="yellow"/>
              <w:rPrChange w:id="923" w:author="Miller, Stephanie L" w:date="2016-11-07T16:40:00Z">
                <w:rPr>
                  <w:rFonts w:ascii="Arial" w:hAnsi="Arial" w:cs="Arial"/>
                </w:rPr>
              </w:rPrChange>
            </w:rPr>
            <w:delText>y</w:delText>
          </w:r>
        </w:del>
      </w:ins>
      <w:r w:rsidR="00383903" w:rsidRPr="00A15ECC">
        <w:rPr>
          <w:rFonts w:ascii="Arial" w:hAnsi="Arial" w:cs="Arial"/>
          <w:highlight w:val="yellow"/>
          <w:rPrChange w:id="924" w:author="Miller, Stephanie L" w:date="2016-11-07T16:40:00Z">
            <w:rPr>
              <w:rFonts w:ascii="Arial" w:hAnsi="Arial" w:cs="Arial"/>
            </w:rPr>
          </w:rPrChange>
        </w:rPr>
        <w:t xml:space="preserve"> </w:t>
      </w:r>
      <w:r w:rsidRPr="00A15ECC">
        <w:rPr>
          <w:rFonts w:ascii="Arial" w:hAnsi="Arial" w:cs="Arial"/>
          <w:highlight w:val="yellow"/>
          <w:rPrChange w:id="925" w:author="Miller, Stephanie L" w:date="2016-11-07T16:40:00Z">
            <w:rPr>
              <w:rFonts w:ascii="Arial" w:hAnsi="Arial" w:cs="Arial"/>
            </w:rPr>
          </w:rPrChange>
        </w:rPr>
        <w:t xml:space="preserve">to find out </w:t>
      </w:r>
      <w:commentRangeStart w:id="926"/>
      <w:r w:rsidRPr="00A15ECC">
        <w:rPr>
          <w:rFonts w:ascii="Arial" w:hAnsi="Arial" w:cs="Arial"/>
          <w:highlight w:val="yellow"/>
          <w:rPrChange w:id="927" w:author="Miller, Stephanie L" w:date="2016-11-07T16:40:00Z">
            <w:rPr>
              <w:rFonts w:ascii="Arial" w:hAnsi="Arial" w:cs="Arial"/>
            </w:rPr>
          </w:rPrChange>
        </w:rPr>
        <w:t>more</w:t>
      </w:r>
      <w:commentRangeEnd w:id="926"/>
      <w:r w:rsidR="00A15ECC">
        <w:rPr>
          <w:rStyle w:val="CommentReference"/>
        </w:rPr>
        <w:commentReference w:id="926"/>
      </w:r>
      <w:r w:rsidRPr="00A15ECC">
        <w:rPr>
          <w:rFonts w:ascii="Arial" w:hAnsi="Arial" w:cs="Arial"/>
          <w:highlight w:val="yellow"/>
          <w:rPrChange w:id="928" w:author="Miller, Stephanie L" w:date="2016-11-07T16:40:00Z">
            <w:rPr>
              <w:rFonts w:ascii="Arial" w:hAnsi="Arial" w:cs="Arial"/>
            </w:rPr>
          </w:rPrChange>
        </w:rPr>
        <w:t>.</w:t>
      </w:r>
    </w:p>
    <w:p w14:paraId="2F60B6F3" w14:textId="77777777" w:rsidR="00D74E9A" w:rsidRPr="003C226E" w:rsidRDefault="00D74E9A" w:rsidP="00D74E9A">
      <w:pPr>
        <w:rPr>
          <w:rFonts w:ascii="Arial" w:hAnsi="Arial" w:cs="Arial"/>
          <w:b/>
          <w:u w:val="single"/>
        </w:rPr>
      </w:pPr>
    </w:p>
    <w:p w14:paraId="2C575BD3" w14:textId="77777777" w:rsidR="00D74E9A" w:rsidRPr="003C226E" w:rsidRDefault="00D74E9A" w:rsidP="00D74E9A">
      <w:pPr>
        <w:rPr>
          <w:rFonts w:ascii="Arial" w:hAnsi="Arial" w:cs="Arial"/>
          <w:b/>
        </w:rPr>
      </w:pPr>
      <w:r w:rsidRPr="003C226E">
        <w:rPr>
          <w:rFonts w:ascii="Arial" w:hAnsi="Arial" w:cs="Arial"/>
          <w:b/>
          <w:u w:val="single"/>
        </w:rPr>
        <w:t>HEADING 1 TEXT</w:t>
      </w:r>
      <w:r w:rsidRPr="003C226E">
        <w:rPr>
          <w:rFonts w:ascii="Arial" w:hAnsi="Arial" w:cs="Arial"/>
          <w:b/>
        </w:rPr>
        <w:t xml:space="preserve"> </w:t>
      </w:r>
      <w:r w:rsidRPr="003C226E">
        <w:rPr>
          <w:rFonts w:ascii="Arial" w:hAnsi="Arial" w:cs="Arial"/>
          <w:b/>
          <w:color w:val="808080"/>
        </w:rPr>
        <w:t>(5 words max)</w:t>
      </w:r>
    </w:p>
    <w:p w14:paraId="2E6A756F" w14:textId="77777777" w:rsidR="00D74E9A" w:rsidRPr="00EC2F84" w:rsidRDefault="001429C1" w:rsidP="00D74E9A">
      <w:pPr>
        <w:rPr>
          <w:rFonts w:ascii="Arial" w:hAnsi="Arial" w:cs="Arial"/>
        </w:rPr>
      </w:pPr>
      <w:r w:rsidRPr="00EC2F84">
        <w:rPr>
          <w:rFonts w:ascii="Arial" w:hAnsi="Arial" w:cs="Arial"/>
          <w:bCs/>
        </w:rPr>
        <w:t>Analytics</w:t>
      </w:r>
    </w:p>
    <w:p w14:paraId="4527FD9D" w14:textId="77777777" w:rsidR="00383903" w:rsidRPr="003C226E" w:rsidRDefault="00383903" w:rsidP="00D74E9A">
      <w:pPr>
        <w:rPr>
          <w:rFonts w:ascii="Arial" w:hAnsi="Arial" w:cs="Arial"/>
          <w:b/>
          <w:u w:val="single"/>
        </w:rPr>
      </w:pPr>
    </w:p>
    <w:p w14:paraId="2A394528"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1</w:t>
      </w:r>
      <w:r w:rsidRPr="003C226E">
        <w:rPr>
          <w:rFonts w:ascii="Arial" w:hAnsi="Arial" w:cs="Arial"/>
          <w:b/>
        </w:rPr>
        <w:t xml:space="preserve"> </w:t>
      </w:r>
      <w:r w:rsidRPr="003C226E">
        <w:rPr>
          <w:rFonts w:ascii="Arial" w:hAnsi="Arial" w:cs="Arial"/>
          <w:b/>
          <w:color w:val="808080"/>
        </w:rPr>
        <w:t>(50 words max)</w:t>
      </w:r>
    </w:p>
    <w:p w14:paraId="721ED031" w14:textId="77777777" w:rsidR="00D74E9A" w:rsidRDefault="00920DAA" w:rsidP="00D74E9A">
      <w:pPr>
        <w:rPr>
          <w:rFonts w:ascii="Arial" w:hAnsi="Arial" w:cs="Arial"/>
        </w:rPr>
      </w:pPr>
      <w:r>
        <w:rPr>
          <w:rFonts w:ascii="Arial" w:hAnsi="Arial" w:cs="Arial"/>
        </w:rPr>
        <w:t xml:space="preserve">Look across the MDLZ world, and you will see that each function relies on analytics to succeed. </w:t>
      </w:r>
      <w:ins w:id="929" w:author="Stephanie Miller" w:date="2016-11-14T15:04:00Z">
        <w:r w:rsidR="00110116">
          <w:rPr>
            <w:rFonts w:ascii="Arial" w:hAnsi="Arial" w:cs="Arial"/>
          </w:rPr>
          <w:t>In</w:t>
        </w:r>
      </w:ins>
      <w:del w:id="930" w:author="Stephanie Miller" w:date="2016-11-14T15:04:00Z">
        <w:r w:rsidDel="00110116">
          <w:rPr>
            <w:rFonts w:ascii="Arial" w:hAnsi="Arial" w:cs="Arial"/>
          </w:rPr>
          <w:delText>At</w:delText>
        </w:r>
      </w:del>
      <w:r>
        <w:rPr>
          <w:rFonts w:ascii="Arial" w:hAnsi="Arial" w:cs="Arial"/>
        </w:rPr>
        <w:t xml:space="preserve"> ITS, we are creating an internal and external data market place. This means there is one single source of truth that all of us can learn from. </w:t>
      </w:r>
    </w:p>
    <w:p w14:paraId="2325DEA4" w14:textId="77777777" w:rsidR="00D74E9A" w:rsidRPr="003C226E" w:rsidRDefault="00D74E9A" w:rsidP="00D74E9A">
      <w:pPr>
        <w:rPr>
          <w:rFonts w:ascii="Arial" w:hAnsi="Arial" w:cs="Arial"/>
          <w:u w:val="single"/>
        </w:rPr>
      </w:pPr>
    </w:p>
    <w:p w14:paraId="7EDAF059" w14:textId="77777777" w:rsidR="00D74E9A" w:rsidRPr="003C226E" w:rsidRDefault="00D74E9A" w:rsidP="00D74E9A">
      <w:pPr>
        <w:rPr>
          <w:rFonts w:ascii="Arial" w:hAnsi="Arial" w:cs="Arial"/>
          <w:b/>
        </w:rPr>
      </w:pPr>
      <w:r w:rsidRPr="003C226E">
        <w:rPr>
          <w:rFonts w:ascii="Arial" w:hAnsi="Arial" w:cs="Arial"/>
          <w:b/>
          <w:u w:val="single"/>
        </w:rPr>
        <w:t>HEADING 2 TEXT</w:t>
      </w:r>
      <w:r w:rsidRPr="003C226E">
        <w:rPr>
          <w:rFonts w:ascii="Arial" w:hAnsi="Arial" w:cs="Arial"/>
          <w:b/>
        </w:rPr>
        <w:t xml:space="preserve"> </w:t>
      </w:r>
      <w:r w:rsidRPr="003C226E">
        <w:rPr>
          <w:rFonts w:ascii="Arial" w:hAnsi="Arial" w:cs="Arial"/>
          <w:b/>
          <w:color w:val="808080"/>
        </w:rPr>
        <w:t>(5 words max)</w:t>
      </w:r>
    </w:p>
    <w:p w14:paraId="30437E12" w14:textId="77777777" w:rsidR="00D74E9A" w:rsidRPr="003C226E" w:rsidRDefault="00EC2F84" w:rsidP="00D74E9A">
      <w:pPr>
        <w:rPr>
          <w:rFonts w:ascii="Arial" w:hAnsi="Arial" w:cs="Arial"/>
          <w:b/>
          <w:u w:val="single"/>
        </w:rPr>
      </w:pPr>
      <w:r>
        <w:rPr>
          <w:rFonts w:ascii="Arial" w:hAnsi="Arial" w:cs="Arial"/>
        </w:rPr>
        <w:t>E</w:t>
      </w:r>
      <w:r w:rsidR="00920DAA">
        <w:rPr>
          <w:rFonts w:ascii="Arial" w:hAnsi="Arial" w:cs="Arial"/>
        </w:rPr>
        <w:t>nd-to-end IBP</w:t>
      </w:r>
    </w:p>
    <w:p w14:paraId="28483635" w14:textId="77777777" w:rsidR="00D74E9A" w:rsidRPr="003C226E" w:rsidRDefault="00D74E9A" w:rsidP="00D74E9A">
      <w:pPr>
        <w:rPr>
          <w:rFonts w:ascii="Arial" w:hAnsi="Arial" w:cs="Arial"/>
          <w:b/>
          <w:u w:val="single"/>
        </w:rPr>
      </w:pPr>
    </w:p>
    <w:p w14:paraId="75545589"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2</w:t>
      </w:r>
      <w:r w:rsidRPr="003C226E">
        <w:rPr>
          <w:rFonts w:ascii="Arial" w:hAnsi="Arial" w:cs="Arial"/>
          <w:b/>
        </w:rPr>
        <w:t xml:space="preserve"> </w:t>
      </w:r>
      <w:r w:rsidRPr="003C226E">
        <w:rPr>
          <w:rFonts w:ascii="Arial" w:hAnsi="Arial" w:cs="Arial"/>
          <w:b/>
          <w:color w:val="808080"/>
        </w:rPr>
        <w:t>(50 words max)</w:t>
      </w:r>
    </w:p>
    <w:p w14:paraId="3F625125" w14:textId="77777777" w:rsidR="00D74E9A" w:rsidRPr="003C226E" w:rsidRDefault="00920DAA" w:rsidP="00D74E9A">
      <w:pPr>
        <w:rPr>
          <w:rFonts w:ascii="Arial" w:hAnsi="Arial" w:cs="Arial"/>
        </w:rPr>
      </w:pPr>
      <w:r>
        <w:rPr>
          <w:rFonts w:ascii="Arial" w:hAnsi="Arial" w:cs="Arial"/>
        </w:rPr>
        <w:t xml:space="preserve">IBP means Integrated Business Planning. ITS are using technology and process solutions to connect all MDLZ operations, strategy and financial performance. </w:t>
      </w:r>
      <w:r w:rsidR="00EC2F84">
        <w:rPr>
          <w:rFonts w:ascii="Arial" w:hAnsi="Arial" w:cs="Arial"/>
        </w:rPr>
        <w:t xml:space="preserve">Our integrated planning tower is improving planning efficiency and accuracy. </w:t>
      </w:r>
    </w:p>
    <w:p w14:paraId="39CFD355" w14:textId="77777777" w:rsidR="00D74E9A" w:rsidRPr="003C226E" w:rsidRDefault="00D74E9A" w:rsidP="00D74E9A">
      <w:pPr>
        <w:rPr>
          <w:rFonts w:ascii="Arial" w:hAnsi="Arial" w:cs="Arial"/>
          <w:u w:val="single"/>
        </w:rPr>
      </w:pPr>
    </w:p>
    <w:p w14:paraId="74EB2404" w14:textId="77777777" w:rsidR="00D74E9A" w:rsidRPr="003C226E" w:rsidRDefault="00D74E9A" w:rsidP="00D74E9A">
      <w:pPr>
        <w:rPr>
          <w:rFonts w:ascii="Arial" w:hAnsi="Arial" w:cs="Arial"/>
          <w:b/>
        </w:rPr>
      </w:pPr>
      <w:r w:rsidRPr="003C226E">
        <w:rPr>
          <w:rFonts w:ascii="Arial" w:hAnsi="Arial" w:cs="Arial"/>
          <w:b/>
          <w:u w:val="single"/>
        </w:rPr>
        <w:t>HEADING 3 TEXT</w:t>
      </w:r>
      <w:r w:rsidRPr="003C226E">
        <w:rPr>
          <w:rFonts w:ascii="Arial" w:hAnsi="Arial" w:cs="Arial"/>
          <w:b/>
        </w:rPr>
        <w:t xml:space="preserve"> </w:t>
      </w:r>
      <w:r w:rsidRPr="003C226E">
        <w:rPr>
          <w:rFonts w:ascii="Arial" w:hAnsi="Arial" w:cs="Arial"/>
          <w:b/>
          <w:color w:val="808080"/>
        </w:rPr>
        <w:t>(5 words max)</w:t>
      </w:r>
    </w:p>
    <w:p w14:paraId="7BD199DF" w14:textId="77777777" w:rsidR="00D74E9A" w:rsidRPr="003C226E" w:rsidRDefault="00EC2F84" w:rsidP="00D74E9A">
      <w:pPr>
        <w:rPr>
          <w:rFonts w:ascii="Arial" w:hAnsi="Arial" w:cs="Arial"/>
          <w:b/>
          <w:u w:val="single"/>
        </w:rPr>
      </w:pPr>
      <w:r>
        <w:rPr>
          <w:rFonts w:ascii="Arial" w:hAnsi="Arial" w:cs="Arial"/>
        </w:rPr>
        <w:t xml:space="preserve">Digital </w:t>
      </w:r>
      <w:r w:rsidR="005364E9">
        <w:rPr>
          <w:rFonts w:ascii="Arial" w:hAnsi="Arial" w:cs="Arial"/>
        </w:rPr>
        <w:t>i</w:t>
      </w:r>
      <w:r>
        <w:rPr>
          <w:rFonts w:ascii="Arial" w:hAnsi="Arial" w:cs="Arial"/>
        </w:rPr>
        <w:t>nnovation</w:t>
      </w:r>
    </w:p>
    <w:p w14:paraId="3308F9EC" w14:textId="77777777" w:rsidR="00D74E9A" w:rsidRPr="003C226E" w:rsidRDefault="00D74E9A" w:rsidP="00D74E9A">
      <w:pPr>
        <w:rPr>
          <w:rFonts w:ascii="Arial" w:hAnsi="Arial" w:cs="Arial"/>
          <w:b/>
          <w:u w:val="single"/>
        </w:rPr>
      </w:pPr>
    </w:p>
    <w:p w14:paraId="7A689A96"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3</w:t>
      </w:r>
      <w:r w:rsidRPr="003C226E">
        <w:rPr>
          <w:rFonts w:ascii="Arial" w:hAnsi="Arial" w:cs="Arial"/>
          <w:b/>
        </w:rPr>
        <w:t xml:space="preserve"> </w:t>
      </w:r>
      <w:r w:rsidRPr="003C226E">
        <w:rPr>
          <w:rFonts w:ascii="Arial" w:hAnsi="Arial" w:cs="Arial"/>
          <w:b/>
          <w:color w:val="808080"/>
        </w:rPr>
        <w:t>(50 words max)</w:t>
      </w:r>
    </w:p>
    <w:p w14:paraId="19FF741D" w14:textId="0748775C" w:rsidR="00D74E9A" w:rsidRDefault="00EC2F84" w:rsidP="00D74E9A">
      <w:pPr>
        <w:rPr>
          <w:rFonts w:ascii="Arial" w:hAnsi="Arial" w:cs="Arial"/>
        </w:rPr>
      </w:pPr>
      <w:r>
        <w:rPr>
          <w:rFonts w:ascii="Arial" w:hAnsi="Arial" w:cs="Arial"/>
        </w:rPr>
        <w:t xml:space="preserve">Our </w:t>
      </w:r>
      <w:commentRangeStart w:id="931"/>
      <w:r>
        <w:rPr>
          <w:rFonts w:ascii="Arial" w:hAnsi="Arial" w:cs="Arial"/>
        </w:rPr>
        <w:t xml:space="preserve">digital platforms </w:t>
      </w:r>
      <w:commentRangeEnd w:id="931"/>
      <w:r w:rsidR="007B456B">
        <w:rPr>
          <w:rStyle w:val="CommentReference"/>
        </w:rPr>
        <w:commentReference w:id="931"/>
      </w:r>
      <w:r w:rsidR="0031075B">
        <w:rPr>
          <w:rFonts w:ascii="Arial" w:hAnsi="Arial" w:cs="Arial"/>
        </w:rPr>
        <w:t xml:space="preserve">are set to transform the way we work together, and connect </w:t>
      </w:r>
      <w:ins w:id="932" w:author="Gassmere, Dawn E" w:date="2016-11-15T14:23:00Z">
        <w:del w:id="933" w:author="Adam Boothroyd" w:date="2016-11-28T14:05:00Z">
          <w:r w:rsidR="00E20B54" w:rsidDel="00A72566">
            <w:rPr>
              <w:rFonts w:ascii="Arial" w:hAnsi="Arial" w:cs="Arial"/>
            </w:rPr>
            <w:delText>&amp;</w:delText>
          </w:r>
        </w:del>
      </w:ins>
      <w:ins w:id="934" w:author="Adam Boothroyd" w:date="2016-11-28T14:05:00Z">
        <w:r w:rsidR="00A72566">
          <w:rPr>
            <w:rFonts w:ascii="Arial" w:hAnsi="Arial" w:cs="Arial"/>
          </w:rPr>
          <w:t>and</w:t>
        </w:r>
      </w:ins>
      <w:ins w:id="935" w:author="Gassmere, Dawn E" w:date="2016-11-15T14:23:00Z">
        <w:r w:rsidR="00E20B54">
          <w:rPr>
            <w:rFonts w:ascii="Arial" w:hAnsi="Arial" w:cs="Arial"/>
          </w:rPr>
          <w:t xml:space="preserve"> collaborate with our colleagues, </w:t>
        </w:r>
      </w:ins>
      <w:ins w:id="936" w:author="Gassmere, Dawn E" w:date="2016-11-15T14:24:00Z">
        <w:r w:rsidR="00E20B54">
          <w:rPr>
            <w:rFonts w:ascii="Arial" w:hAnsi="Arial" w:cs="Arial"/>
          </w:rPr>
          <w:t xml:space="preserve">business </w:t>
        </w:r>
      </w:ins>
      <w:ins w:id="937" w:author="Gassmere, Dawn E" w:date="2016-11-15T14:23:00Z">
        <w:r w:rsidR="00E20B54">
          <w:rPr>
            <w:rFonts w:ascii="Arial" w:hAnsi="Arial" w:cs="Arial"/>
          </w:rPr>
          <w:t>partners,</w:t>
        </w:r>
        <w:del w:id="938" w:author="Adam Boothroyd" w:date="2016-11-28T14:08:00Z">
          <w:r w:rsidR="00E20B54" w:rsidDel="00F4346C">
            <w:rPr>
              <w:rFonts w:ascii="Arial" w:hAnsi="Arial" w:cs="Arial"/>
            </w:rPr>
            <w:delText xml:space="preserve"> </w:delText>
          </w:r>
        </w:del>
      </w:ins>
      <w:del w:id="939" w:author="Gassmere, Dawn E" w:date="2016-11-15T14:24:00Z">
        <w:r w:rsidR="0031075B" w:rsidDel="00E20B54">
          <w:rPr>
            <w:rFonts w:ascii="Arial" w:hAnsi="Arial" w:cs="Arial"/>
          </w:rPr>
          <w:delText>to our</w:delText>
        </w:r>
      </w:del>
      <w:r w:rsidR="0031075B">
        <w:rPr>
          <w:rFonts w:ascii="Arial" w:hAnsi="Arial" w:cs="Arial"/>
        </w:rPr>
        <w:t xml:space="preserve"> shoppers and consumers.  </w:t>
      </w:r>
      <w:ins w:id="940" w:author="Gassmere, Dawn E" w:date="2016-11-15T14:24:00Z">
        <w:r w:rsidR="00E20B54">
          <w:rPr>
            <w:rFonts w:ascii="Arial" w:hAnsi="Arial" w:cs="Arial"/>
          </w:rPr>
          <w:t xml:space="preserve">A few examples include crowd sourcing platforms, customer portals, </w:t>
        </w:r>
      </w:ins>
      <w:ins w:id="941" w:author="Gassmere, Dawn E" w:date="2016-11-15T14:25:00Z">
        <w:r w:rsidR="00E20B54">
          <w:rPr>
            <w:rFonts w:ascii="Arial" w:hAnsi="Arial" w:cs="Arial"/>
          </w:rPr>
          <w:t>employee</w:t>
        </w:r>
      </w:ins>
      <w:ins w:id="942" w:author="Gassmere, Dawn E" w:date="2016-11-15T14:24:00Z">
        <w:r w:rsidR="00E20B54">
          <w:rPr>
            <w:rFonts w:ascii="Arial" w:hAnsi="Arial" w:cs="Arial"/>
          </w:rPr>
          <w:t xml:space="preserve"> kiosks</w:t>
        </w:r>
      </w:ins>
      <w:ins w:id="943" w:author="Gassmere, Dawn E" w:date="2016-11-15T14:25:00Z">
        <w:r w:rsidR="00E20B54">
          <w:rPr>
            <w:rFonts w:ascii="Arial" w:hAnsi="Arial" w:cs="Arial"/>
          </w:rPr>
          <w:t>, etc.</w:t>
        </w:r>
      </w:ins>
    </w:p>
    <w:p w14:paraId="78164DAE" w14:textId="77777777" w:rsidR="0031075B" w:rsidRDefault="0031075B" w:rsidP="00D74E9A">
      <w:pPr>
        <w:rPr>
          <w:rFonts w:ascii="Arial" w:hAnsi="Arial" w:cs="Arial"/>
        </w:rPr>
      </w:pPr>
    </w:p>
    <w:p w14:paraId="0AAF018D" w14:textId="77777777" w:rsidR="0031075B" w:rsidRPr="003C226E" w:rsidRDefault="0031075B" w:rsidP="0031075B">
      <w:pPr>
        <w:rPr>
          <w:rFonts w:ascii="Arial" w:hAnsi="Arial" w:cs="Arial"/>
          <w:b/>
        </w:rPr>
      </w:pPr>
      <w:r>
        <w:rPr>
          <w:rFonts w:ascii="Arial" w:hAnsi="Arial" w:cs="Arial"/>
          <w:b/>
          <w:u w:val="single"/>
        </w:rPr>
        <w:t>HEADING 4</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p>
    <w:p w14:paraId="76DB4314" w14:textId="77777777" w:rsidR="0031075B" w:rsidRPr="003C226E" w:rsidRDefault="0031075B" w:rsidP="0031075B">
      <w:pPr>
        <w:rPr>
          <w:rFonts w:ascii="Arial" w:hAnsi="Arial" w:cs="Arial"/>
          <w:b/>
          <w:u w:val="single"/>
        </w:rPr>
      </w:pPr>
      <w:r>
        <w:rPr>
          <w:rFonts w:ascii="Arial" w:hAnsi="Arial" w:cs="Arial"/>
        </w:rPr>
        <w:t>E-</w:t>
      </w:r>
      <w:r w:rsidR="005364E9">
        <w:rPr>
          <w:rFonts w:ascii="Arial" w:hAnsi="Arial" w:cs="Arial"/>
        </w:rPr>
        <w:t>c</w:t>
      </w:r>
      <w:r>
        <w:rPr>
          <w:rFonts w:ascii="Arial" w:hAnsi="Arial" w:cs="Arial"/>
        </w:rPr>
        <w:t>ommerce</w:t>
      </w:r>
    </w:p>
    <w:p w14:paraId="54A953B2" w14:textId="77777777" w:rsidR="0031075B" w:rsidRPr="003C226E" w:rsidRDefault="0031075B" w:rsidP="0031075B">
      <w:pPr>
        <w:rPr>
          <w:rFonts w:ascii="Arial" w:hAnsi="Arial" w:cs="Arial"/>
          <w:b/>
          <w:u w:val="single"/>
        </w:rPr>
      </w:pPr>
    </w:p>
    <w:p w14:paraId="7EFCB032" w14:textId="77777777" w:rsidR="0031075B" w:rsidRPr="003C226E" w:rsidRDefault="0031075B" w:rsidP="0031075B">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Pr>
          <w:rFonts w:ascii="Arial" w:hAnsi="Arial" w:cs="Arial"/>
          <w:b/>
          <w:u w:val="single"/>
        </w:rPr>
        <w:t>4</w:t>
      </w:r>
      <w:r w:rsidRPr="003C226E">
        <w:rPr>
          <w:rFonts w:ascii="Arial" w:hAnsi="Arial" w:cs="Arial"/>
          <w:b/>
        </w:rPr>
        <w:t xml:space="preserve"> </w:t>
      </w:r>
      <w:r w:rsidRPr="003C226E">
        <w:rPr>
          <w:rFonts w:ascii="Arial" w:hAnsi="Arial" w:cs="Arial"/>
          <w:b/>
          <w:color w:val="808080"/>
        </w:rPr>
        <w:t>(50 words max)</w:t>
      </w:r>
    </w:p>
    <w:p w14:paraId="3F007AE1" w14:textId="77777777" w:rsidR="0031075B" w:rsidRDefault="0031075B" w:rsidP="0031075B">
      <w:pPr>
        <w:rPr>
          <w:rFonts w:ascii="Arial" w:hAnsi="Arial" w:cs="Arial"/>
        </w:rPr>
      </w:pPr>
      <w:r>
        <w:rPr>
          <w:rFonts w:ascii="Arial" w:hAnsi="Arial" w:cs="Arial"/>
        </w:rPr>
        <w:t xml:space="preserve">Getting ahead in </w:t>
      </w:r>
      <w:r w:rsidR="005364E9">
        <w:rPr>
          <w:rFonts w:ascii="Arial" w:hAnsi="Arial" w:cs="Arial"/>
        </w:rPr>
        <w:t>e</w:t>
      </w:r>
      <w:r>
        <w:rPr>
          <w:rFonts w:ascii="Arial" w:hAnsi="Arial" w:cs="Arial"/>
        </w:rPr>
        <w:t>-</w:t>
      </w:r>
      <w:r w:rsidR="005364E9">
        <w:rPr>
          <w:rFonts w:ascii="Arial" w:hAnsi="Arial" w:cs="Arial"/>
        </w:rPr>
        <w:t>c</w:t>
      </w:r>
      <w:r>
        <w:rPr>
          <w:rFonts w:ascii="Arial" w:hAnsi="Arial" w:cs="Arial"/>
        </w:rPr>
        <w:t xml:space="preserve">ommerce means connecting our shoppers with delicious MDLZ snacks and driving growth. We are developing new platforms and new ways for them to integrate with consumers and partners. </w:t>
      </w:r>
    </w:p>
    <w:p w14:paraId="1076E860" w14:textId="77777777" w:rsidR="0031075B" w:rsidRDefault="0031075B" w:rsidP="00D74E9A">
      <w:pPr>
        <w:rPr>
          <w:rFonts w:ascii="Arial" w:hAnsi="Arial" w:cs="Arial"/>
        </w:rPr>
      </w:pPr>
    </w:p>
    <w:p w14:paraId="3CBD6E29" w14:textId="77777777" w:rsidR="0031075B" w:rsidRPr="003C226E" w:rsidRDefault="00313C94" w:rsidP="0031075B">
      <w:pPr>
        <w:rPr>
          <w:rFonts w:ascii="Arial" w:hAnsi="Arial" w:cs="Arial"/>
          <w:b/>
        </w:rPr>
      </w:pPr>
      <w:r>
        <w:rPr>
          <w:rFonts w:ascii="Arial" w:hAnsi="Arial" w:cs="Arial"/>
          <w:b/>
          <w:u w:val="single"/>
        </w:rPr>
        <w:t>HEADING 5</w:t>
      </w:r>
      <w:r w:rsidR="0031075B" w:rsidRPr="003C226E">
        <w:rPr>
          <w:rFonts w:ascii="Arial" w:hAnsi="Arial" w:cs="Arial"/>
          <w:b/>
          <w:u w:val="single"/>
        </w:rPr>
        <w:t xml:space="preserve"> TEXT</w:t>
      </w:r>
      <w:r w:rsidR="0031075B" w:rsidRPr="003C226E">
        <w:rPr>
          <w:rFonts w:ascii="Arial" w:hAnsi="Arial" w:cs="Arial"/>
          <w:b/>
        </w:rPr>
        <w:t xml:space="preserve"> </w:t>
      </w:r>
      <w:r w:rsidR="0031075B" w:rsidRPr="003C226E">
        <w:rPr>
          <w:rFonts w:ascii="Arial" w:hAnsi="Arial" w:cs="Arial"/>
          <w:b/>
          <w:color w:val="808080"/>
        </w:rPr>
        <w:t>(5 words max)</w:t>
      </w:r>
    </w:p>
    <w:p w14:paraId="4A37F914" w14:textId="77777777" w:rsidR="0031075B" w:rsidRPr="003C226E" w:rsidRDefault="0031075B" w:rsidP="0031075B">
      <w:pPr>
        <w:rPr>
          <w:rFonts w:ascii="Arial" w:hAnsi="Arial" w:cs="Arial"/>
          <w:b/>
          <w:u w:val="single"/>
        </w:rPr>
      </w:pPr>
      <w:r>
        <w:rPr>
          <w:rFonts w:ascii="Arial" w:hAnsi="Arial" w:cs="Arial"/>
        </w:rPr>
        <w:t xml:space="preserve">Revenue </w:t>
      </w:r>
      <w:r w:rsidR="005364E9">
        <w:rPr>
          <w:rFonts w:ascii="Arial" w:hAnsi="Arial" w:cs="Arial"/>
        </w:rPr>
        <w:t>m</w:t>
      </w:r>
      <w:r>
        <w:rPr>
          <w:rFonts w:ascii="Arial" w:hAnsi="Arial" w:cs="Arial"/>
        </w:rPr>
        <w:t>anagement</w:t>
      </w:r>
    </w:p>
    <w:p w14:paraId="605B5A77" w14:textId="77777777" w:rsidR="0031075B" w:rsidRPr="003C226E" w:rsidRDefault="0031075B" w:rsidP="0031075B">
      <w:pPr>
        <w:rPr>
          <w:rFonts w:ascii="Arial" w:hAnsi="Arial" w:cs="Arial"/>
          <w:b/>
          <w:u w:val="single"/>
        </w:rPr>
      </w:pPr>
    </w:p>
    <w:p w14:paraId="2BAA7E25" w14:textId="77777777" w:rsidR="0031075B" w:rsidRPr="003C226E" w:rsidDel="0056188F" w:rsidRDefault="0031075B" w:rsidP="0031075B">
      <w:pPr>
        <w:rPr>
          <w:del w:id="944" w:author="Stephanie Miller" w:date="2016-11-14T15:23:00Z"/>
          <w:rFonts w:ascii="Arial" w:hAnsi="Arial" w:cs="Arial"/>
          <w:b/>
          <w:color w:val="808080"/>
        </w:rPr>
      </w:pPr>
      <w:del w:id="945" w:author="Stephanie Miller" w:date="2016-11-14T15:23:00Z">
        <w:r w:rsidRPr="00A127D0" w:rsidDel="0056188F">
          <w:rPr>
            <w:rFonts w:ascii="Arial" w:hAnsi="Arial" w:cs="Arial"/>
            <w:b/>
            <w:highlight w:val="yellow"/>
            <w:u w:val="single"/>
            <w:rPrChange w:id="946" w:author="Stephanie Miller" w:date="2016-11-14T15:17:00Z">
              <w:rPr>
                <w:rFonts w:ascii="Arial" w:hAnsi="Arial" w:cs="Arial"/>
                <w:b/>
                <w:u w:val="single"/>
              </w:rPr>
            </w:rPrChange>
          </w:rPr>
          <w:delText>TEXT FOR HEADING</w:delText>
        </w:r>
        <w:r w:rsidRPr="00A127D0" w:rsidDel="0056188F">
          <w:rPr>
            <w:rFonts w:ascii="Arial" w:hAnsi="Arial" w:cs="Arial"/>
            <w:highlight w:val="yellow"/>
            <w:u w:val="single"/>
            <w:rPrChange w:id="947" w:author="Stephanie Miller" w:date="2016-11-14T15:17:00Z">
              <w:rPr>
                <w:rFonts w:ascii="Arial" w:hAnsi="Arial" w:cs="Arial"/>
                <w:u w:val="single"/>
              </w:rPr>
            </w:rPrChange>
          </w:rPr>
          <w:delText xml:space="preserve"> </w:delText>
        </w:r>
        <w:r w:rsidR="00313C94" w:rsidRPr="00A127D0" w:rsidDel="0056188F">
          <w:rPr>
            <w:rFonts w:ascii="Arial" w:hAnsi="Arial" w:cs="Arial"/>
            <w:b/>
            <w:highlight w:val="yellow"/>
            <w:u w:val="single"/>
            <w:rPrChange w:id="948" w:author="Stephanie Miller" w:date="2016-11-14T15:17:00Z">
              <w:rPr>
                <w:rFonts w:ascii="Arial" w:hAnsi="Arial" w:cs="Arial"/>
                <w:b/>
                <w:u w:val="single"/>
              </w:rPr>
            </w:rPrChange>
          </w:rPr>
          <w:delText>5</w:delText>
        </w:r>
        <w:r w:rsidRPr="00A127D0" w:rsidDel="0056188F">
          <w:rPr>
            <w:rFonts w:ascii="Arial" w:hAnsi="Arial" w:cs="Arial"/>
            <w:b/>
            <w:highlight w:val="yellow"/>
            <w:rPrChange w:id="949" w:author="Stephanie Miller" w:date="2016-11-14T15:17:00Z">
              <w:rPr>
                <w:rFonts w:ascii="Arial" w:hAnsi="Arial" w:cs="Arial"/>
                <w:b/>
              </w:rPr>
            </w:rPrChange>
          </w:rPr>
          <w:delText xml:space="preserve"> </w:delText>
        </w:r>
        <w:r w:rsidRPr="00A127D0" w:rsidDel="0056188F">
          <w:rPr>
            <w:rFonts w:ascii="Arial" w:hAnsi="Arial" w:cs="Arial"/>
            <w:b/>
            <w:color w:val="808080"/>
            <w:highlight w:val="yellow"/>
            <w:rPrChange w:id="950" w:author="Stephanie Miller" w:date="2016-11-14T15:17:00Z">
              <w:rPr>
                <w:rFonts w:ascii="Arial" w:hAnsi="Arial" w:cs="Arial"/>
                <w:b/>
                <w:color w:val="808080"/>
              </w:rPr>
            </w:rPrChange>
          </w:rPr>
          <w:delText>(50 words max)</w:delText>
        </w:r>
      </w:del>
    </w:p>
    <w:p w14:paraId="46B60F08" w14:textId="77777777" w:rsidR="0056188F" w:rsidRDefault="00313C94" w:rsidP="0031075B">
      <w:pPr>
        <w:rPr>
          <w:ins w:id="951" w:author="Stephanie Miller" w:date="2016-11-14T15:23:00Z"/>
          <w:rFonts w:ascii="Arial" w:hAnsi="Arial" w:cs="Arial"/>
        </w:rPr>
      </w:pPr>
      <w:del w:id="952" w:author="Stephanie Miller" w:date="2016-11-14T15:23:00Z">
        <w:r w:rsidDel="0056188F">
          <w:rPr>
            <w:rFonts w:ascii="Arial" w:hAnsi="Arial" w:cs="Arial"/>
          </w:rPr>
          <w:delText>Our new</w:delText>
        </w:r>
        <w:r w:rsidR="0031075B" w:rsidDel="0056188F">
          <w:rPr>
            <w:rFonts w:ascii="Arial" w:hAnsi="Arial" w:cs="Arial"/>
          </w:rPr>
          <w:delText xml:space="preserve"> </w:delText>
        </w:r>
        <w:commentRangeStart w:id="953"/>
        <w:commentRangeStart w:id="954"/>
        <w:r w:rsidR="0031075B" w:rsidDel="0056188F">
          <w:rPr>
            <w:rFonts w:ascii="Arial" w:hAnsi="Arial" w:cs="Arial"/>
          </w:rPr>
          <w:delText>TPM</w:delText>
        </w:r>
        <w:commentRangeEnd w:id="953"/>
        <w:r w:rsidR="00046144" w:rsidDel="0056188F">
          <w:rPr>
            <w:rStyle w:val="CommentReference"/>
          </w:rPr>
          <w:commentReference w:id="953"/>
        </w:r>
        <w:commentRangeEnd w:id="954"/>
        <w:r w:rsidR="00A127D0" w:rsidDel="0056188F">
          <w:rPr>
            <w:rStyle w:val="CommentReference"/>
          </w:rPr>
          <w:commentReference w:id="954"/>
        </w:r>
        <w:r w:rsidR="0031075B" w:rsidDel="0056188F">
          <w:rPr>
            <w:rFonts w:ascii="Arial" w:hAnsi="Arial" w:cs="Arial"/>
          </w:rPr>
          <w:delText xml:space="preserve"> tool </w:delText>
        </w:r>
        <w:r w:rsidDel="0056188F">
          <w:rPr>
            <w:rFonts w:ascii="Arial" w:hAnsi="Arial" w:cs="Arial"/>
          </w:rPr>
          <w:delText xml:space="preserve">makes it possible to optimize spending and improve margins across selected markets. </w:delText>
        </w:r>
        <w:r w:rsidR="0031075B" w:rsidDel="0056188F">
          <w:rPr>
            <w:rFonts w:ascii="Arial" w:hAnsi="Arial" w:cs="Arial"/>
          </w:rPr>
          <w:delText xml:space="preserve">   </w:delText>
        </w:r>
      </w:del>
    </w:p>
    <w:p w14:paraId="516B8B95" w14:textId="77777777" w:rsidR="0056188F" w:rsidRPr="003C226E" w:rsidRDefault="0056188F" w:rsidP="0056188F">
      <w:pPr>
        <w:rPr>
          <w:ins w:id="955" w:author="Stephanie Miller" w:date="2016-11-14T15:23:00Z"/>
          <w:rFonts w:ascii="Arial" w:hAnsi="Arial" w:cs="Arial"/>
          <w:b/>
          <w:color w:val="808080"/>
        </w:rPr>
      </w:pPr>
      <w:ins w:id="956" w:author="Stephanie Miller" w:date="2016-11-14T15:23:00Z">
        <w:r w:rsidRPr="0056188F">
          <w:rPr>
            <w:rFonts w:ascii="Arial" w:hAnsi="Arial" w:cs="Arial"/>
            <w:b/>
            <w:highlight w:val="yellow"/>
            <w:u w:val="single"/>
            <w:rPrChange w:id="957" w:author="Stephanie Miller" w:date="2016-11-14T15:23:00Z">
              <w:rPr>
                <w:rFonts w:ascii="Arial" w:hAnsi="Arial" w:cs="Arial"/>
                <w:b/>
                <w:u w:val="single"/>
              </w:rPr>
            </w:rPrChange>
          </w:rPr>
          <w:t>TEXT FOR HEADING</w:t>
        </w:r>
        <w:r w:rsidRPr="0056188F">
          <w:rPr>
            <w:rFonts w:ascii="Arial" w:hAnsi="Arial" w:cs="Arial"/>
            <w:highlight w:val="yellow"/>
            <w:u w:val="single"/>
            <w:rPrChange w:id="958" w:author="Stephanie Miller" w:date="2016-11-14T15:23:00Z">
              <w:rPr>
                <w:rFonts w:ascii="Arial" w:hAnsi="Arial" w:cs="Arial"/>
                <w:u w:val="single"/>
              </w:rPr>
            </w:rPrChange>
          </w:rPr>
          <w:t xml:space="preserve"> </w:t>
        </w:r>
        <w:r w:rsidRPr="0056188F">
          <w:rPr>
            <w:rFonts w:ascii="Arial" w:hAnsi="Arial" w:cs="Arial"/>
            <w:b/>
            <w:highlight w:val="yellow"/>
            <w:u w:val="single"/>
            <w:rPrChange w:id="959" w:author="Stephanie Miller" w:date="2016-11-14T15:23:00Z">
              <w:rPr>
                <w:rFonts w:ascii="Arial" w:hAnsi="Arial" w:cs="Arial"/>
                <w:b/>
                <w:u w:val="single"/>
              </w:rPr>
            </w:rPrChange>
          </w:rPr>
          <w:t>5</w:t>
        </w:r>
        <w:r w:rsidRPr="0056188F">
          <w:rPr>
            <w:rFonts w:ascii="Arial" w:hAnsi="Arial" w:cs="Arial"/>
            <w:b/>
            <w:highlight w:val="yellow"/>
            <w:rPrChange w:id="960" w:author="Stephanie Miller" w:date="2016-11-14T15:23:00Z">
              <w:rPr>
                <w:rFonts w:ascii="Arial" w:hAnsi="Arial" w:cs="Arial"/>
                <w:b/>
              </w:rPr>
            </w:rPrChange>
          </w:rPr>
          <w:t xml:space="preserve"> </w:t>
        </w:r>
        <w:r w:rsidRPr="0056188F">
          <w:rPr>
            <w:rFonts w:ascii="Arial" w:hAnsi="Arial" w:cs="Arial"/>
            <w:b/>
            <w:color w:val="808080"/>
            <w:highlight w:val="yellow"/>
            <w:rPrChange w:id="961" w:author="Stephanie Miller" w:date="2016-11-14T15:23:00Z">
              <w:rPr>
                <w:rFonts w:ascii="Arial" w:hAnsi="Arial" w:cs="Arial"/>
                <w:b/>
                <w:color w:val="808080"/>
              </w:rPr>
            </w:rPrChange>
          </w:rPr>
          <w:t>(50 words max)</w:t>
        </w:r>
      </w:ins>
    </w:p>
    <w:p w14:paraId="25D6BFA1" w14:textId="77777777" w:rsidR="0056188F" w:rsidRDefault="0056188F" w:rsidP="0056188F">
      <w:pPr>
        <w:rPr>
          <w:ins w:id="962" w:author="Stephanie Miller" w:date="2016-11-14T15:23:00Z"/>
          <w:rFonts w:ascii="Arial" w:hAnsi="Arial" w:cs="Arial"/>
        </w:rPr>
      </w:pPr>
      <w:ins w:id="963" w:author="Stephanie Miller" w:date="2016-11-14T15:23:00Z">
        <w:r>
          <w:rPr>
            <w:rFonts w:ascii="Arial" w:hAnsi="Arial" w:cs="Arial"/>
          </w:rPr>
          <w:t xml:space="preserve">Our new </w:t>
        </w:r>
      </w:ins>
      <w:ins w:id="964" w:author="Gassmere, Dawn E" w:date="2016-11-15T14:29:00Z">
        <w:r w:rsidR="00E20B54">
          <w:rPr>
            <w:rFonts w:ascii="Arial" w:hAnsi="Arial" w:cs="Arial"/>
          </w:rPr>
          <w:t>Trade Promotion Management (</w:t>
        </w:r>
      </w:ins>
      <w:commentRangeStart w:id="965"/>
      <w:commentRangeStart w:id="966"/>
      <w:ins w:id="967" w:author="Stephanie Miller" w:date="2016-11-14T15:23:00Z">
        <w:r>
          <w:rPr>
            <w:rFonts w:ascii="Arial" w:hAnsi="Arial" w:cs="Arial"/>
          </w:rPr>
          <w:t>TPM</w:t>
        </w:r>
        <w:commentRangeEnd w:id="965"/>
        <w:r>
          <w:rPr>
            <w:rStyle w:val="CommentReference"/>
          </w:rPr>
          <w:commentReference w:id="965"/>
        </w:r>
      </w:ins>
      <w:commentRangeEnd w:id="966"/>
      <w:ins w:id="968" w:author="Gassmere, Dawn E" w:date="2016-11-15T14:29:00Z">
        <w:r w:rsidR="00E20B54">
          <w:rPr>
            <w:rFonts w:ascii="Arial" w:hAnsi="Arial" w:cs="Arial"/>
          </w:rPr>
          <w:t>)</w:t>
        </w:r>
      </w:ins>
      <w:ins w:id="969" w:author="Stephanie Miller" w:date="2016-11-14T15:23:00Z">
        <w:r>
          <w:rPr>
            <w:rStyle w:val="CommentReference"/>
          </w:rPr>
          <w:commentReference w:id="966"/>
        </w:r>
        <w:r>
          <w:rPr>
            <w:rFonts w:ascii="Arial" w:hAnsi="Arial" w:cs="Arial"/>
          </w:rPr>
          <w:t xml:space="preserve"> tool makes it possible to optimize spending and improve margins across selected markets.    </w:t>
        </w:r>
      </w:ins>
    </w:p>
    <w:p w14:paraId="3A823790" w14:textId="77777777" w:rsidR="0056188F" w:rsidRDefault="0056188F" w:rsidP="0031075B">
      <w:pPr>
        <w:rPr>
          <w:rFonts w:ascii="Arial" w:hAnsi="Arial" w:cs="Arial"/>
        </w:rPr>
      </w:pPr>
    </w:p>
    <w:p w14:paraId="309A725E" w14:textId="77777777" w:rsidR="0031075B" w:rsidRDefault="0031075B" w:rsidP="00D74E9A">
      <w:pPr>
        <w:rPr>
          <w:rFonts w:ascii="Arial" w:hAnsi="Arial" w:cs="Arial"/>
        </w:rPr>
      </w:pPr>
    </w:p>
    <w:p w14:paraId="30225EEF" w14:textId="5B71E4AA" w:rsidR="0031075B" w:rsidRPr="003C226E" w:rsidDel="00520366" w:rsidRDefault="00313C94" w:rsidP="0031075B">
      <w:pPr>
        <w:rPr>
          <w:del w:id="970" w:author="Adam Boothroyd" w:date="2016-11-28T14:07:00Z"/>
          <w:rFonts w:ascii="Arial" w:hAnsi="Arial" w:cs="Arial"/>
          <w:b/>
        </w:rPr>
      </w:pPr>
      <w:del w:id="971" w:author="Adam Boothroyd" w:date="2016-11-28T14:07:00Z">
        <w:r w:rsidDel="00520366">
          <w:rPr>
            <w:rFonts w:ascii="Arial" w:hAnsi="Arial" w:cs="Arial"/>
            <w:b/>
            <w:u w:val="single"/>
          </w:rPr>
          <w:delText>HEADING 6</w:delText>
        </w:r>
        <w:r w:rsidR="0031075B" w:rsidRPr="003C226E" w:rsidDel="00520366">
          <w:rPr>
            <w:rFonts w:ascii="Arial" w:hAnsi="Arial" w:cs="Arial"/>
            <w:b/>
            <w:u w:val="single"/>
          </w:rPr>
          <w:delText xml:space="preserve"> TEXT</w:delText>
        </w:r>
        <w:r w:rsidR="0031075B" w:rsidRPr="003C226E" w:rsidDel="00520366">
          <w:rPr>
            <w:rFonts w:ascii="Arial" w:hAnsi="Arial" w:cs="Arial"/>
            <w:b/>
          </w:rPr>
          <w:delText xml:space="preserve"> </w:delText>
        </w:r>
        <w:r w:rsidR="0031075B" w:rsidRPr="003C226E" w:rsidDel="00520366">
          <w:rPr>
            <w:rFonts w:ascii="Arial" w:hAnsi="Arial" w:cs="Arial"/>
            <w:b/>
            <w:color w:val="808080"/>
          </w:rPr>
          <w:delText>(5 words max)</w:delText>
        </w:r>
      </w:del>
    </w:p>
    <w:p w14:paraId="31A0C80C" w14:textId="7E09AB9D" w:rsidR="0031075B" w:rsidRPr="003C226E" w:rsidDel="00520366" w:rsidRDefault="00313C94" w:rsidP="0031075B">
      <w:pPr>
        <w:rPr>
          <w:del w:id="972" w:author="Adam Boothroyd" w:date="2016-11-28T14:07:00Z"/>
          <w:rFonts w:ascii="Arial" w:hAnsi="Arial" w:cs="Arial"/>
          <w:b/>
          <w:u w:val="single"/>
        </w:rPr>
      </w:pPr>
      <w:del w:id="973" w:author="Adam Boothroyd" w:date="2016-11-28T14:07:00Z">
        <w:r w:rsidDel="00520366">
          <w:rPr>
            <w:rFonts w:ascii="Arial" w:hAnsi="Arial" w:cs="Arial"/>
          </w:rPr>
          <w:delText xml:space="preserve">Retail </w:delText>
        </w:r>
        <w:r w:rsidR="005364E9" w:rsidDel="00520366">
          <w:rPr>
            <w:rFonts w:ascii="Arial" w:hAnsi="Arial" w:cs="Arial"/>
          </w:rPr>
          <w:delText>e</w:delText>
        </w:r>
        <w:r w:rsidDel="00520366">
          <w:rPr>
            <w:rFonts w:ascii="Arial" w:hAnsi="Arial" w:cs="Arial"/>
          </w:rPr>
          <w:delText xml:space="preserve">xecution </w:delText>
        </w:r>
      </w:del>
    </w:p>
    <w:p w14:paraId="00274A4E" w14:textId="54099B4C" w:rsidR="0031075B" w:rsidRPr="003C226E" w:rsidDel="00520366" w:rsidRDefault="0031075B" w:rsidP="0031075B">
      <w:pPr>
        <w:rPr>
          <w:del w:id="974" w:author="Adam Boothroyd" w:date="2016-11-28T14:07:00Z"/>
          <w:rFonts w:ascii="Arial" w:hAnsi="Arial" w:cs="Arial"/>
          <w:b/>
          <w:u w:val="single"/>
        </w:rPr>
      </w:pPr>
    </w:p>
    <w:p w14:paraId="7E5A52EC" w14:textId="481780A2" w:rsidR="0056188F" w:rsidRPr="003C226E" w:rsidDel="00520366" w:rsidRDefault="0056188F" w:rsidP="0056188F">
      <w:pPr>
        <w:rPr>
          <w:ins w:id="975" w:author="Stephanie Miller" w:date="2016-11-14T15:24:00Z"/>
          <w:del w:id="976" w:author="Adam Boothroyd" w:date="2016-11-28T14:07:00Z"/>
          <w:rFonts w:ascii="Arial" w:hAnsi="Arial" w:cs="Arial"/>
          <w:b/>
          <w:color w:val="808080"/>
        </w:rPr>
      </w:pPr>
      <w:ins w:id="977" w:author="Stephanie Miller" w:date="2016-11-14T15:24:00Z">
        <w:del w:id="978" w:author="Adam Boothroyd" w:date="2016-11-28T14:07:00Z">
          <w:r w:rsidRPr="003C226E" w:rsidDel="00520366">
            <w:rPr>
              <w:rFonts w:ascii="Arial" w:hAnsi="Arial" w:cs="Arial"/>
              <w:b/>
              <w:u w:val="single"/>
            </w:rPr>
            <w:delText>TEXT FOR HEADING</w:delText>
          </w:r>
          <w:r w:rsidRPr="003C226E" w:rsidDel="00520366">
            <w:rPr>
              <w:rFonts w:ascii="Arial" w:hAnsi="Arial" w:cs="Arial"/>
              <w:u w:val="single"/>
            </w:rPr>
            <w:delText xml:space="preserve"> </w:delText>
          </w:r>
          <w:r w:rsidDel="00520366">
            <w:rPr>
              <w:rFonts w:ascii="Arial" w:hAnsi="Arial" w:cs="Arial"/>
              <w:b/>
              <w:u w:val="single"/>
            </w:rPr>
            <w:delText>6</w:delText>
          </w:r>
          <w:r w:rsidRPr="003C226E" w:rsidDel="00520366">
            <w:rPr>
              <w:rFonts w:ascii="Arial" w:hAnsi="Arial" w:cs="Arial"/>
              <w:b/>
            </w:rPr>
            <w:delText xml:space="preserve"> </w:delText>
          </w:r>
          <w:r w:rsidRPr="003C226E" w:rsidDel="00520366">
            <w:rPr>
              <w:rFonts w:ascii="Arial" w:hAnsi="Arial" w:cs="Arial"/>
              <w:b/>
              <w:color w:val="808080"/>
            </w:rPr>
            <w:delText>(50 words max)</w:delText>
          </w:r>
        </w:del>
      </w:ins>
    </w:p>
    <w:p w14:paraId="6A2C179A" w14:textId="03FF07D7" w:rsidR="0056188F" w:rsidDel="00520366" w:rsidRDefault="0056188F" w:rsidP="0056188F">
      <w:pPr>
        <w:rPr>
          <w:ins w:id="979" w:author="Stephanie Miller" w:date="2016-11-14T15:24:00Z"/>
          <w:del w:id="980" w:author="Adam Boothroyd" w:date="2016-11-28T14:07:00Z"/>
          <w:rFonts w:ascii="Arial" w:hAnsi="Arial" w:cs="Arial"/>
        </w:rPr>
      </w:pPr>
      <w:ins w:id="981" w:author="Stephanie Miller" w:date="2016-11-14T15:24:00Z">
        <w:del w:id="982" w:author="Adam Boothroyd" w:date="2016-11-28T14:07:00Z">
          <w:r w:rsidDel="00520366">
            <w:rPr>
              <w:rFonts w:ascii="Arial" w:hAnsi="Arial" w:cs="Arial"/>
            </w:rPr>
            <w:delText xml:space="preserve">Thanks to </w:delText>
          </w:r>
        </w:del>
      </w:ins>
      <w:ins w:id="983" w:author="Gassmere, Dawn E" w:date="2016-11-15T14:29:00Z">
        <w:del w:id="984" w:author="Adam Boothroyd" w:date="2016-11-28T14:07:00Z">
          <w:r w:rsidR="00E20B54" w:rsidDel="00520366">
            <w:rPr>
              <w:rFonts w:ascii="Arial" w:hAnsi="Arial" w:cs="Arial"/>
            </w:rPr>
            <w:delText>Distributor Management System (</w:delText>
          </w:r>
        </w:del>
      </w:ins>
      <w:ins w:id="985" w:author="Stephanie Miller" w:date="2016-11-14T15:24:00Z">
        <w:del w:id="986" w:author="Adam Boothroyd" w:date="2016-11-28T14:07:00Z">
          <w:r w:rsidDel="00520366">
            <w:rPr>
              <w:rFonts w:ascii="Arial" w:hAnsi="Arial" w:cs="Arial"/>
            </w:rPr>
            <w:delText>DMS</w:delText>
          </w:r>
        </w:del>
      </w:ins>
      <w:ins w:id="987" w:author="Gassmere, Dawn E" w:date="2016-11-15T14:30:00Z">
        <w:del w:id="988" w:author="Adam Boothroyd" w:date="2016-11-28T14:07:00Z">
          <w:r w:rsidR="00E20B54" w:rsidDel="00520366">
            <w:rPr>
              <w:rFonts w:ascii="Arial" w:hAnsi="Arial" w:cs="Arial"/>
            </w:rPr>
            <w:delText>)</w:delText>
          </w:r>
        </w:del>
      </w:ins>
      <w:ins w:id="989" w:author="Stephanie Miller" w:date="2016-11-14T15:24:00Z">
        <w:del w:id="990" w:author="Adam Boothroyd" w:date="2016-11-28T14:07:00Z">
          <w:r w:rsidDel="00520366">
            <w:rPr>
              <w:rFonts w:ascii="Arial" w:hAnsi="Arial" w:cs="Arial"/>
            </w:rPr>
            <w:delText xml:space="preserve"> </w:delText>
          </w:r>
          <w:commentRangeStart w:id="991"/>
          <w:r w:rsidDel="00520366">
            <w:rPr>
              <w:rFonts w:ascii="Arial" w:hAnsi="Arial" w:cs="Arial"/>
            </w:rPr>
            <w:delText>and</w:delText>
          </w:r>
          <w:commentRangeEnd w:id="991"/>
          <w:r w:rsidDel="00520366">
            <w:rPr>
              <w:rStyle w:val="CommentReference"/>
            </w:rPr>
            <w:commentReference w:id="991"/>
          </w:r>
          <w:r w:rsidDel="00520366">
            <w:rPr>
              <w:rFonts w:ascii="Arial" w:hAnsi="Arial" w:cs="Arial"/>
            </w:rPr>
            <w:delText xml:space="preserve"> WiSE, our work with retailers improves day by day. We have already seen how WiSE is empowering partners in Sales to improve execution in retail environments. </w:delText>
          </w:r>
        </w:del>
      </w:ins>
    </w:p>
    <w:p w14:paraId="38925E84" w14:textId="1FE8BADA" w:rsidR="0031075B" w:rsidRPr="003C226E" w:rsidDel="00520366" w:rsidRDefault="0031075B" w:rsidP="0031075B">
      <w:pPr>
        <w:rPr>
          <w:del w:id="992" w:author="Adam Boothroyd" w:date="2016-11-28T14:07:00Z"/>
          <w:rFonts w:ascii="Arial" w:hAnsi="Arial" w:cs="Arial"/>
          <w:b/>
          <w:color w:val="808080"/>
        </w:rPr>
      </w:pPr>
      <w:del w:id="993" w:author="Adam Boothroyd" w:date="2016-11-28T14:07:00Z">
        <w:r w:rsidRPr="003C226E" w:rsidDel="00520366">
          <w:rPr>
            <w:rFonts w:ascii="Arial" w:hAnsi="Arial" w:cs="Arial"/>
            <w:b/>
            <w:u w:val="single"/>
          </w:rPr>
          <w:delText>TEXT FOR HEADING</w:delText>
        </w:r>
        <w:r w:rsidRPr="003C226E" w:rsidDel="00520366">
          <w:rPr>
            <w:rFonts w:ascii="Arial" w:hAnsi="Arial" w:cs="Arial"/>
            <w:u w:val="single"/>
          </w:rPr>
          <w:delText xml:space="preserve"> </w:delText>
        </w:r>
        <w:r w:rsidR="00313C94" w:rsidDel="00520366">
          <w:rPr>
            <w:rFonts w:ascii="Arial" w:hAnsi="Arial" w:cs="Arial"/>
            <w:b/>
            <w:u w:val="single"/>
          </w:rPr>
          <w:delText>6</w:delText>
        </w:r>
        <w:r w:rsidRPr="003C226E" w:rsidDel="00520366">
          <w:rPr>
            <w:rFonts w:ascii="Arial" w:hAnsi="Arial" w:cs="Arial"/>
            <w:b/>
          </w:rPr>
          <w:delText xml:space="preserve"> </w:delText>
        </w:r>
        <w:r w:rsidRPr="003C226E" w:rsidDel="00520366">
          <w:rPr>
            <w:rFonts w:ascii="Arial" w:hAnsi="Arial" w:cs="Arial"/>
            <w:b/>
            <w:color w:val="808080"/>
          </w:rPr>
          <w:delText>(50 words max)</w:delText>
        </w:r>
      </w:del>
    </w:p>
    <w:p w14:paraId="6240B32F" w14:textId="5058FD37" w:rsidR="0031075B" w:rsidDel="00520366" w:rsidRDefault="00313C94" w:rsidP="00D74E9A">
      <w:pPr>
        <w:rPr>
          <w:del w:id="994" w:author="Adam Boothroyd" w:date="2016-11-28T14:07:00Z"/>
          <w:rFonts w:ascii="Arial" w:hAnsi="Arial" w:cs="Arial"/>
        </w:rPr>
      </w:pPr>
      <w:del w:id="995" w:author="Adam Boothroyd" w:date="2016-11-28T14:07:00Z">
        <w:r w:rsidDel="00520366">
          <w:rPr>
            <w:rFonts w:ascii="Arial" w:hAnsi="Arial" w:cs="Arial"/>
          </w:rPr>
          <w:delText>Thanks to DMS and WISE</w:delText>
        </w:r>
      </w:del>
      <w:ins w:id="996" w:author="Ben  Pester" w:date="2016-11-10T14:22:00Z">
        <w:del w:id="997" w:author="Adam Boothroyd" w:date="2016-11-28T14:07:00Z">
          <w:r w:rsidR="00CF5D7E" w:rsidDel="00520366">
            <w:rPr>
              <w:rFonts w:ascii="Arial" w:hAnsi="Arial" w:cs="Arial"/>
            </w:rPr>
            <w:delText>Wi</w:delText>
          </w:r>
          <w:r w:rsidR="001D32BC" w:rsidDel="00520366">
            <w:rPr>
              <w:rFonts w:ascii="Arial" w:hAnsi="Arial" w:cs="Arial"/>
            </w:rPr>
            <w:delText>SE</w:delText>
          </w:r>
        </w:del>
      </w:ins>
      <w:del w:id="998" w:author="Adam Boothroyd" w:date="2016-11-28T14:07:00Z">
        <w:r w:rsidDel="00520366">
          <w:rPr>
            <w:rFonts w:ascii="Arial" w:hAnsi="Arial" w:cs="Arial"/>
          </w:rPr>
          <w:delText>, our work with retailers improves day by day. We have already seen how WISE</w:delText>
        </w:r>
      </w:del>
      <w:ins w:id="999" w:author="Ben  Pester" w:date="2016-11-10T14:22:00Z">
        <w:del w:id="1000" w:author="Adam Boothroyd" w:date="2016-11-28T14:07:00Z">
          <w:r w:rsidR="00CF5D7E" w:rsidDel="00520366">
            <w:rPr>
              <w:rFonts w:ascii="Arial" w:hAnsi="Arial" w:cs="Arial"/>
            </w:rPr>
            <w:delText>Wi</w:delText>
          </w:r>
          <w:r w:rsidR="001D32BC" w:rsidDel="00520366">
            <w:rPr>
              <w:rFonts w:ascii="Arial" w:hAnsi="Arial" w:cs="Arial"/>
            </w:rPr>
            <w:delText>SE</w:delText>
          </w:r>
        </w:del>
      </w:ins>
      <w:del w:id="1001" w:author="Adam Boothroyd" w:date="2016-11-28T14:07:00Z">
        <w:r w:rsidDel="00520366">
          <w:rPr>
            <w:rFonts w:ascii="Arial" w:hAnsi="Arial" w:cs="Arial"/>
          </w:rPr>
          <w:delText xml:space="preserve"> is empowering partners in Sales to improve execution in retail environments. </w:delText>
        </w:r>
      </w:del>
    </w:p>
    <w:p w14:paraId="67270BFB" w14:textId="00F6FF8D" w:rsidR="00313C94" w:rsidDel="00520366" w:rsidRDefault="00313C94" w:rsidP="00D74E9A">
      <w:pPr>
        <w:rPr>
          <w:del w:id="1002" w:author="Adam Boothroyd" w:date="2016-11-28T14:07:00Z"/>
          <w:rFonts w:ascii="Arial" w:hAnsi="Arial" w:cs="Arial"/>
        </w:rPr>
      </w:pPr>
    </w:p>
    <w:p w14:paraId="60038A54" w14:textId="57CD6C29" w:rsidR="00313C94" w:rsidRPr="003C226E" w:rsidDel="00520366" w:rsidRDefault="00313C94" w:rsidP="00313C94">
      <w:pPr>
        <w:rPr>
          <w:del w:id="1003" w:author="Adam Boothroyd" w:date="2016-11-28T14:07:00Z"/>
          <w:rFonts w:ascii="Arial" w:hAnsi="Arial" w:cs="Arial"/>
          <w:b/>
        </w:rPr>
      </w:pPr>
      <w:del w:id="1004" w:author="Adam Boothroyd" w:date="2016-11-28T14:07:00Z">
        <w:r w:rsidDel="00520366">
          <w:rPr>
            <w:rFonts w:ascii="Arial" w:hAnsi="Arial" w:cs="Arial"/>
            <w:b/>
            <w:u w:val="single"/>
          </w:rPr>
          <w:delText>HEADING 7</w:delText>
        </w:r>
        <w:r w:rsidRPr="003C226E" w:rsidDel="00520366">
          <w:rPr>
            <w:rFonts w:ascii="Arial" w:hAnsi="Arial" w:cs="Arial"/>
            <w:b/>
            <w:u w:val="single"/>
          </w:rPr>
          <w:delText xml:space="preserve"> TEXT</w:delText>
        </w:r>
        <w:r w:rsidRPr="003C226E" w:rsidDel="00520366">
          <w:rPr>
            <w:rFonts w:ascii="Arial" w:hAnsi="Arial" w:cs="Arial"/>
            <w:b/>
          </w:rPr>
          <w:delText xml:space="preserve"> </w:delText>
        </w:r>
        <w:r w:rsidRPr="003C226E" w:rsidDel="00520366">
          <w:rPr>
            <w:rFonts w:ascii="Arial" w:hAnsi="Arial" w:cs="Arial"/>
            <w:b/>
            <w:color w:val="808080"/>
          </w:rPr>
          <w:delText>(5 words max)</w:delText>
        </w:r>
      </w:del>
    </w:p>
    <w:p w14:paraId="02DE92CF" w14:textId="0E4EFBB4" w:rsidR="00313C94" w:rsidRPr="003C226E" w:rsidDel="00520366" w:rsidRDefault="00313C94" w:rsidP="00313C94">
      <w:pPr>
        <w:rPr>
          <w:del w:id="1005" w:author="Adam Boothroyd" w:date="2016-11-28T14:07:00Z"/>
          <w:rFonts w:ascii="Arial" w:hAnsi="Arial" w:cs="Arial"/>
          <w:b/>
          <w:u w:val="single"/>
        </w:rPr>
      </w:pPr>
      <w:del w:id="1006" w:author="Adam Boothroyd" w:date="2016-11-28T14:07:00Z">
        <w:r w:rsidDel="00520366">
          <w:rPr>
            <w:rFonts w:ascii="Arial" w:hAnsi="Arial" w:cs="Arial"/>
          </w:rPr>
          <w:delText xml:space="preserve">Digital </w:delText>
        </w:r>
        <w:r w:rsidR="005364E9" w:rsidDel="00520366">
          <w:rPr>
            <w:rFonts w:ascii="Arial" w:hAnsi="Arial" w:cs="Arial"/>
          </w:rPr>
          <w:delText>s</w:delText>
        </w:r>
        <w:r w:rsidDel="00520366">
          <w:rPr>
            <w:rFonts w:ascii="Arial" w:hAnsi="Arial" w:cs="Arial"/>
          </w:rPr>
          <w:delText xml:space="preserve">upply </w:delText>
        </w:r>
        <w:r w:rsidR="005364E9" w:rsidDel="00520366">
          <w:rPr>
            <w:rFonts w:ascii="Arial" w:hAnsi="Arial" w:cs="Arial"/>
          </w:rPr>
          <w:delText>c</w:delText>
        </w:r>
        <w:r w:rsidDel="00520366">
          <w:rPr>
            <w:rFonts w:ascii="Arial" w:hAnsi="Arial" w:cs="Arial"/>
          </w:rPr>
          <w:delText>hain</w:delText>
        </w:r>
      </w:del>
    </w:p>
    <w:p w14:paraId="2FB2BDF5" w14:textId="071AEDB4" w:rsidR="00313C94" w:rsidRPr="003C226E" w:rsidDel="00520366" w:rsidRDefault="00313C94" w:rsidP="00313C94">
      <w:pPr>
        <w:rPr>
          <w:del w:id="1007" w:author="Adam Boothroyd" w:date="2016-11-28T14:07:00Z"/>
          <w:rFonts w:ascii="Arial" w:hAnsi="Arial" w:cs="Arial"/>
          <w:b/>
          <w:u w:val="single"/>
        </w:rPr>
      </w:pPr>
    </w:p>
    <w:p w14:paraId="772E20AB" w14:textId="3FB785B0" w:rsidR="00313C94" w:rsidRPr="003C226E" w:rsidDel="00520366" w:rsidRDefault="00313C94" w:rsidP="00313C94">
      <w:pPr>
        <w:rPr>
          <w:del w:id="1008" w:author="Adam Boothroyd" w:date="2016-11-28T14:07:00Z"/>
          <w:rFonts w:ascii="Arial" w:hAnsi="Arial" w:cs="Arial"/>
          <w:b/>
          <w:color w:val="808080"/>
        </w:rPr>
      </w:pPr>
      <w:del w:id="1009" w:author="Adam Boothroyd" w:date="2016-11-28T14:07:00Z">
        <w:r w:rsidRPr="003C226E" w:rsidDel="00520366">
          <w:rPr>
            <w:rFonts w:ascii="Arial" w:hAnsi="Arial" w:cs="Arial"/>
            <w:b/>
            <w:u w:val="single"/>
          </w:rPr>
          <w:delText>TEXT FOR HEADING</w:delText>
        </w:r>
        <w:r w:rsidRPr="003C226E" w:rsidDel="00520366">
          <w:rPr>
            <w:rFonts w:ascii="Arial" w:hAnsi="Arial" w:cs="Arial"/>
            <w:u w:val="single"/>
          </w:rPr>
          <w:delText xml:space="preserve"> </w:delText>
        </w:r>
        <w:r w:rsidDel="00520366">
          <w:rPr>
            <w:rFonts w:ascii="Arial" w:hAnsi="Arial" w:cs="Arial"/>
            <w:b/>
            <w:u w:val="single"/>
          </w:rPr>
          <w:delText>7</w:delText>
        </w:r>
        <w:r w:rsidRPr="003C226E" w:rsidDel="00520366">
          <w:rPr>
            <w:rFonts w:ascii="Arial" w:hAnsi="Arial" w:cs="Arial"/>
            <w:b/>
          </w:rPr>
          <w:delText xml:space="preserve"> </w:delText>
        </w:r>
        <w:r w:rsidRPr="003C226E" w:rsidDel="00520366">
          <w:rPr>
            <w:rFonts w:ascii="Arial" w:hAnsi="Arial" w:cs="Arial"/>
            <w:b/>
            <w:color w:val="808080"/>
          </w:rPr>
          <w:delText>(50 words max)</w:delText>
        </w:r>
      </w:del>
    </w:p>
    <w:p w14:paraId="3FA82799" w14:textId="79BE357F" w:rsidR="00313C94" w:rsidDel="00520366" w:rsidRDefault="001B0207" w:rsidP="00313C94">
      <w:pPr>
        <w:rPr>
          <w:del w:id="1010" w:author="Adam Boothroyd" w:date="2016-11-28T14:07:00Z"/>
          <w:rFonts w:ascii="Arial" w:hAnsi="Arial" w:cs="Arial"/>
        </w:rPr>
      </w:pPr>
      <w:del w:id="1011" w:author="Adam Boothroyd" w:date="2016-11-28T14:07:00Z">
        <w:r w:rsidDel="00520366">
          <w:rPr>
            <w:rFonts w:ascii="Arial" w:hAnsi="Arial" w:cs="Arial"/>
          </w:rPr>
          <w:delText>It</w:delText>
        </w:r>
      </w:del>
      <w:del w:id="1012" w:author="Adam Boothroyd" w:date="2016-11-28T11:34:00Z">
        <w:r w:rsidDel="009857B8">
          <w:rPr>
            <w:rFonts w:ascii="Arial" w:hAnsi="Arial" w:cs="Arial"/>
          </w:rPr>
          <w:delText>’</w:delText>
        </w:r>
      </w:del>
      <w:del w:id="1013" w:author="Adam Boothroyd" w:date="2016-11-28T14:07:00Z">
        <w:r w:rsidDel="00520366">
          <w:rPr>
            <w:rFonts w:ascii="Arial" w:hAnsi="Arial" w:cs="Arial"/>
          </w:rPr>
          <w:delText>s thrilling when we connect solutions to real practical results. Improving our digital supply chain is about g</w:delText>
        </w:r>
        <w:r w:rsidR="00313C94" w:rsidDel="00520366">
          <w:rPr>
            <w:rFonts w:ascii="Arial" w:hAnsi="Arial" w:cs="Arial"/>
          </w:rPr>
          <w:delText>etting our products onto shelve</w:delText>
        </w:r>
        <w:r w:rsidDel="00520366">
          <w:rPr>
            <w:rFonts w:ascii="Arial" w:hAnsi="Arial" w:cs="Arial"/>
          </w:rPr>
          <w:delText>s, and into shoppers</w:delText>
        </w:r>
      </w:del>
      <w:del w:id="1014" w:author="Adam Boothroyd" w:date="2016-11-28T11:34:00Z">
        <w:r w:rsidDel="009857B8">
          <w:rPr>
            <w:rFonts w:ascii="Arial" w:hAnsi="Arial" w:cs="Arial"/>
          </w:rPr>
          <w:delText>’</w:delText>
        </w:r>
      </w:del>
      <w:del w:id="1015" w:author="Adam Boothroyd" w:date="2016-11-28T14:07:00Z">
        <w:r w:rsidDel="00520366">
          <w:rPr>
            <w:rFonts w:ascii="Arial" w:hAnsi="Arial" w:cs="Arial"/>
          </w:rPr>
          <w:delText xml:space="preserve"> hands. This is why o</w:delText>
        </w:r>
        <w:r w:rsidR="00313C94" w:rsidDel="00520366">
          <w:rPr>
            <w:rFonts w:ascii="Arial" w:hAnsi="Arial" w:cs="Arial"/>
          </w:rPr>
          <w:delText xml:space="preserve">ur IDF </w:delText>
        </w:r>
      </w:del>
      <w:ins w:id="1016" w:author="Stephanie Miller" w:date="2016-11-14T14:30:00Z">
        <w:del w:id="1017" w:author="Adam Boothroyd" w:date="2016-11-28T14:07:00Z">
          <w:r w:rsidR="005E3FCB" w:rsidDel="00520366">
            <w:rPr>
              <w:rFonts w:ascii="Arial" w:hAnsi="Arial" w:cs="Arial"/>
            </w:rPr>
            <w:delText xml:space="preserve">order management, planning, procurement, manufacturing </w:delText>
          </w:r>
        </w:del>
      </w:ins>
      <w:del w:id="1018" w:author="Adam Boothroyd" w:date="2016-11-28T14:07:00Z">
        <w:r w:rsidR="00313C94" w:rsidDel="00520366">
          <w:rPr>
            <w:rFonts w:ascii="Arial" w:hAnsi="Arial" w:cs="Arial"/>
          </w:rPr>
          <w:delText>and warehouse management solutions are making i</w:delText>
        </w:r>
        <w:r w:rsidR="00FC1CE2" w:rsidDel="00520366">
          <w:rPr>
            <w:rFonts w:ascii="Arial" w:hAnsi="Arial" w:cs="Arial"/>
          </w:rPr>
          <w:delText>t</w:delText>
        </w:r>
        <w:r w:rsidR="00313C94" w:rsidDel="00520366">
          <w:rPr>
            <w:rFonts w:ascii="Arial" w:hAnsi="Arial" w:cs="Arial"/>
          </w:rPr>
          <w:delText xml:space="preserve"> easier for our partners </w:delText>
        </w:r>
      </w:del>
      <w:ins w:id="1019" w:author="Stephanie Miller" w:date="2016-11-14T14:30:00Z">
        <w:del w:id="1020" w:author="Adam Boothroyd" w:date="2016-11-28T14:07:00Z">
          <w:r w:rsidR="005E3FCB" w:rsidDel="00520366">
            <w:rPr>
              <w:rFonts w:ascii="Arial" w:hAnsi="Arial" w:cs="Arial"/>
            </w:rPr>
            <w:delText xml:space="preserve">across all areas of the Integrated Supply Chain (ISC). </w:delText>
          </w:r>
        </w:del>
      </w:ins>
      <w:del w:id="1021" w:author="Adam Boothroyd" w:date="2016-11-28T14:07:00Z">
        <w:r w:rsidR="00313C94" w:rsidDel="00520366">
          <w:rPr>
            <w:rFonts w:ascii="Arial" w:hAnsi="Arial" w:cs="Arial"/>
          </w:rPr>
          <w:delText xml:space="preserve">in logistics. </w:delText>
        </w:r>
      </w:del>
    </w:p>
    <w:p w14:paraId="3103EC94" w14:textId="111742AC" w:rsidR="00313C94" w:rsidDel="00520366" w:rsidRDefault="00313C94" w:rsidP="00313C94">
      <w:pPr>
        <w:rPr>
          <w:del w:id="1022" w:author="Adam Boothroyd" w:date="2016-11-28T14:07:00Z"/>
          <w:rFonts w:ascii="Arial" w:hAnsi="Arial" w:cs="Arial"/>
        </w:rPr>
      </w:pPr>
    </w:p>
    <w:p w14:paraId="7E97B4FD" w14:textId="0E5B7BE1" w:rsidR="00313C94" w:rsidRPr="003C226E" w:rsidDel="00520366" w:rsidRDefault="001B0207" w:rsidP="00313C94">
      <w:pPr>
        <w:rPr>
          <w:del w:id="1023" w:author="Adam Boothroyd" w:date="2016-11-28T14:07:00Z"/>
          <w:rFonts w:ascii="Arial" w:hAnsi="Arial" w:cs="Arial"/>
          <w:b/>
        </w:rPr>
      </w:pPr>
      <w:del w:id="1024" w:author="Adam Boothroyd" w:date="2016-11-28T14:07:00Z">
        <w:r w:rsidDel="00520366">
          <w:rPr>
            <w:rFonts w:ascii="Arial" w:hAnsi="Arial" w:cs="Arial"/>
            <w:b/>
            <w:u w:val="single"/>
          </w:rPr>
          <w:delText>HEADING 8</w:delText>
        </w:r>
        <w:r w:rsidR="00313C94" w:rsidRPr="003C226E" w:rsidDel="00520366">
          <w:rPr>
            <w:rFonts w:ascii="Arial" w:hAnsi="Arial" w:cs="Arial"/>
            <w:b/>
            <w:u w:val="single"/>
          </w:rPr>
          <w:delText xml:space="preserve"> TEXT</w:delText>
        </w:r>
        <w:r w:rsidR="00313C94" w:rsidRPr="003C226E" w:rsidDel="00520366">
          <w:rPr>
            <w:rFonts w:ascii="Arial" w:hAnsi="Arial" w:cs="Arial"/>
            <w:b/>
          </w:rPr>
          <w:delText xml:space="preserve"> </w:delText>
        </w:r>
        <w:r w:rsidR="00313C94" w:rsidRPr="003C226E" w:rsidDel="00520366">
          <w:rPr>
            <w:rFonts w:ascii="Arial" w:hAnsi="Arial" w:cs="Arial"/>
            <w:b/>
            <w:color w:val="808080"/>
          </w:rPr>
          <w:delText>(5 words max)</w:delText>
        </w:r>
      </w:del>
    </w:p>
    <w:p w14:paraId="1D075C34" w14:textId="159C02FA" w:rsidR="00313C94" w:rsidRPr="003C226E" w:rsidDel="00520366" w:rsidRDefault="00DD2812" w:rsidP="00313C94">
      <w:pPr>
        <w:rPr>
          <w:del w:id="1025" w:author="Adam Boothroyd" w:date="2016-11-28T14:07:00Z"/>
          <w:rFonts w:ascii="Arial" w:hAnsi="Arial" w:cs="Arial"/>
          <w:b/>
          <w:u w:val="single"/>
        </w:rPr>
      </w:pPr>
      <w:del w:id="1026" w:author="Adam Boothroyd" w:date="2016-11-28T14:07:00Z">
        <w:r w:rsidDel="00520366">
          <w:rPr>
            <w:rFonts w:ascii="Arial" w:hAnsi="Arial" w:cs="Arial"/>
          </w:rPr>
          <w:delText>Human capital management</w:delText>
        </w:r>
        <w:r w:rsidR="001B0207" w:rsidDel="00520366">
          <w:rPr>
            <w:rFonts w:ascii="Arial" w:hAnsi="Arial" w:cs="Arial"/>
          </w:rPr>
          <w:delText xml:space="preserve"> and </w:delText>
        </w:r>
        <w:r w:rsidR="005364E9" w:rsidDel="00520366">
          <w:rPr>
            <w:rFonts w:ascii="Arial" w:hAnsi="Arial" w:cs="Arial"/>
          </w:rPr>
          <w:delText>a</w:delText>
        </w:r>
        <w:r w:rsidR="001B0207" w:rsidDel="00520366">
          <w:rPr>
            <w:rFonts w:ascii="Arial" w:hAnsi="Arial" w:cs="Arial"/>
          </w:rPr>
          <w:delText>utomation</w:delText>
        </w:r>
      </w:del>
    </w:p>
    <w:p w14:paraId="3E68E7F8" w14:textId="1D2AECB1" w:rsidR="00313C94" w:rsidRPr="003C226E" w:rsidDel="00520366" w:rsidRDefault="00313C94" w:rsidP="00313C94">
      <w:pPr>
        <w:rPr>
          <w:del w:id="1027" w:author="Adam Boothroyd" w:date="2016-11-28T14:07:00Z"/>
          <w:rFonts w:ascii="Arial" w:hAnsi="Arial" w:cs="Arial"/>
          <w:b/>
          <w:u w:val="single"/>
        </w:rPr>
      </w:pPr>
    </w:p>
    <w:p w14:paraId="5997EDF5" w14:textId="631124F7" w:rsidR="00313C94" w:rsidRPr="003C226E" w:rsidDel="00520366" w:rsidRDefault="00313C94" w:rsidP="00313C94">
      <w:pPr>
        <w:rPr>
          <w:del w:id="1028" w:author="Adam Boothroyd" w:date="2016-11-28T14:07:00Z"/>
          <w:rFonts w:ascii="Arial" w:hAnsi="Arial" w:cs="Arial"/>
          <w:b/>
          <w:color w:val="808080"/>
        </w:rPr>
      </w:pPr>
      <w:del w:id="1029" w:author="Adam Boothroyd" w:date="2016-11-28T14:07:00Z">
        <w:r w:rsidRPr="003C226E" w:rsidDel="00520366">
          <w:rPr>
            <w:rFonts w:ascii="Arial" w:hAnsi="Arial" w:cs="Arial"/>
            <w:b/>
            <w:u w:val="single"/>
          </w:rPr>
          <w:delText>TEXT FOR HEADING</w:delText>
        </w:r>
        <w:r w:rsidRPr="003C226E" w:rsidDel="00520366">
          <w:rPr>
            <w:rFonts w:ascii="Arial" w:hAnsi="Arial" w:cs="Arial"/>
            <w:u w:val="single"/>
          </w:rPr>
          <w:delText xml:space="preserve"> </w:delText>
        </w:r>
        <w:r w:rsidR="001B0207" w:rsidDel="00520366">
          <w:rPr>
            <w:rFonts w:ascii="Arial" w:hAnsi="Arial" w:cs="Arial"/>
            <w:b/>
            <w:u w:val="single"/>
          </w:rPr>
          <w:delText>8</w:delText>
        </w:r>
        <w:r w:rsidRPr="003C226E" w:rsidDel="00520366">
          <w:rPr>
            <w:rFonts w:ascii="Arial" w:hAnsi="Arial" w:cs="Arial"/>
            <w:b/>
          </w:rPr>
          <w:delText xml:space="preserve"> </w:delText>
        </w:r>
        <w:r w:rsidRPr="003C226E" w:rsidDel="00520366">
          <w:rPr>
            <w:rFonts w:ascii="Arial" w:hAnsi="Arial" w:cs="Arial"/>
            <w:b/>
            <w:color w:val="808080"/>
          </w:rPr>
          <w:delText>(50 words max)</w:delText>
        </w:r>
      </w:del>
    </w:p>
    <w:p w14:paraId="3490BA2E" w14:textId="309B4D7B" w:rsidR="00F758B3" w:rsidDel="00520366" w:rsidRDefault="001B0207" w:rsidP="00313C94">
      <w:pPr>
        <w:rPr>
          <w:del w:id="1030" w:author="Adam Boothroyd" w:date="2016-11-28T14:07:00Z"/>
          <w:rFonts w:ascii="Arial" w:hAnsi="Arial" w:cs="Arial"/>
        </w:rPr>
      </w:pPr>
      <w:del w:id="1031" w:author="Adam Boothroyd" w:date="2016-11-28T14:07:00Z">
        <w:r w:rsidDel="00520366">
          <w:rPr>
            <w:rFonts w:ascii="Arial" w:hAnsi="Arial" w:cs="Arial"/>
          </w:rPr>
          <w:delText>You</w:delText>
        </w:r>
      </w:del>
      <w:del w:id="1032" w:author="Adam Boothroyd" w:date="2016-11-28T11:34:00Z">
        <w:r w:rsidDel="009857B8">
          <w:rPr>
            <w:rFonts w:ascii="Arial" w:hAnsi="Arial" w:cs="Arial"/>
          </w:rPr>
          <w:delText>’</w:delText>
        </w:r>
      </w:del>
      <w:del w:id="1033" w:author="Adam Boothroyd" w:date="2016-11-28T14:07:00Z">
        <w:r w:rsidDel="00520366">
          <w:rPr>
            <w:rFonts w:ascii="Arial" w:hAnsi="Arial" w:cs="Arial"/>
          </w:rPr>
          <w:delText xml:space="preserve">re probably already experiencing some of the ways we help develop talent at MDLZ. Our </w:delText>
        </w:r>
      </w:del>
      <w:ins w:id="1034" w:author="Woolley, Lorraine" w:date="2016-11-09T13:55:00Z">
        <w:del w:id="1035" w:author="Adam Boothroyd" w:date="2016-11-28T14:07:00Z">
          <w:r w:rsidR="00C46166" w:rsidDel="00520366">
            <w:rPr>
              <w:rFonts w:ascii="Arial" w:hAnsi="Arial" w:cs="Arial"/>
            </w:rPr>
            <w:delText xml:space="preserve">MIU </w:delText>
          </w:r>
        </w:del>
      </w:ins>
      <w:del w:id="1036" w:author="Adam Boothroyd" w:date="2016-11-28T14:07:00Z">
        <w:r w:rsidDel="00520366">
          <w:rPr>
            <w:rFonts w:ascii="Arial" w:hAnsi="Arial" w:cs="Arial"/>
          </w:rPr>
          <w:delText xml:space="preserve">Learning Management Solution (LMS) is where all your training and </w:delText>
        </w:r>
        <w:commentRangeStart w:id="1037"/>
        <w:r w:rsidDel="00520366">
          <w:rPr>
            <w:rFonts w:ascii="Arial" w:hAnsi="Arial" w:cs="Arial"/>
          </w:rPr>
          <w:delText>performance</w:delText>
        </w:r>
        <w:commentRangeEnd w:id="1037"/>
        <w:r w:rsidR="00C46166" w:rsidDel="00520366">
          <w:rPr>
            <w:rStyle w:val="CommentReference"/>
          </w:rPr>
          <w:commentReference w:id="1037"/>
        </w:r>
        <w:r w:rsidDel="00520366">
          <w:rPr>
            <w:rFonts w:ascii="Arial" w:hAnsi="Arial" w:cs="Arial"/>
          </w:rPr>
          <w:delText xml:space="preserve"> is integrated with HR strategy. </w:delText>
        </w:r>
        <w:r w:rsidR="005226E2" w:rsidDel="00520366">
          <w:rPr>
            <w:rFonts w:ascii="Arial" w:hAnsi="Arial" w:cs="Arial"/>
          </w:rPr>
          <w:delText xml:space="preserve">If you’re looking forward to a long and varied career with MDLZ, our solutions will help you seize the opportunity. </w:delText>
        </w:r>
        <w:r w:rsidR="00313C94" w:rsidDel="00520366">
          <w:rPr>
            <w:rFonts w:ascii="Arial" w:hAnsi="Arial" w:cs="Arial"/>
          </w:rPr>
          <w:delText xml:space="preserve"> </w:delText>
        </w:r>
      </w:del>
      <w:ins w:id="1038" w:author="Miller, Stephanie L" w:date="2016-11-09T12:51:00Z">
        <w:del w:id="1039" w:author="Adam Boothroyd" w:date="2016-11-28T14:07:00Z">
          <w:r w:rsidR="00D02540" w:rsidDel="00520366">
            <w:rPr>
              <w:rFonts w:ascii="Arial" w:hAnsi="Arial" w:cs="Arial"/>
            </w:rPr>
            <w:delText>O</w:delText>
          </w:r>
          <w:r w:rsidR="00F758B3" w:rsidRPr="00F758B3" w:rsidDel="00520366">
            <w:rPr>
              <w:rFonts w:ascii="Arial" w:hAnsi="Arial" w:cs="Arial"/>
            </w:rPr>
            <w:delText>ur MIU Learning Catalogue is an IT solution which integrates learning management with performance and goal setting processes as part of our HR strategy. If you</w:delText>
          </w:r>
        </w:del>
        <w:del w:id="1040" w:author="Adam Boothroyd" w:date="2016-11-28T11:34:00Z">
          <w:r w:rsidR="00F758B3" w:rsidRPr="00F758B3" w:rsidDel="009857B8">
            <w:rPr>
              <w:rFonts w:ascii="Arial" w:hAnsi="Arial" w:cs="Arial"/>
            </w:rPr>
            <w:delText>’</w:delText>
          </w:r>
        </w:del>
        <w:del w:id="1041" w:author="Adam Boothroyd" w:date="2016-11-28T14:07:00Z">
          <w:r w:rsidR="00F758B3" w:rsidRPr="00F758B3" w:rsidDel="00520366">
            <w:rPr>
              <w:rFonts w:ascii="Arial" w:hAnsi="Arial" w:cs="Arial"/>
            </w:rPr>
            <w:delText>re looking forward to a long and varied career with MDLZ, our solutions will help you seize the opportunity.</w:delText>
          </w:r>
        </w:del>
      </w:ins>
    </w:p>
    <w:p w14:paraId="2F4338F3" w14:textId="50F8316A" w:rsidR="00313C94" w:rsidDel="00520366" w:rsidRDefault="00313C94" w:rsidP="00313C94">
      <w:pPr>
        <w:rPr>
          <w:del w:id="1042" w:author="Adam Boothroyd" w:date="2016-11-28T14:07:00Z"/>
          <w:rFonts w:ascii="Arial" w:hAnsi="Arial" w:cs="Arial"/>
        </w:rPr>
      </w:pPr>
    </w:p>
    <w:p w14:paraId="40EC8BA2" w14:textId="6480D52C" w:rsidR="00313C94" w:rsidRPr="003C226E" w:rsidDel="00520366" w:rsidRDefault="001B0207" w:rsidP="00313C94">
      <w:pPr>
        <w:rPr>
          <w:del w:id="1043" w:author="Adam Boothroyd" w:date="2016-11-28T14:07:00Z"/>
          <w:rFonts w:ascii="Arial" w:hAnsi="Arial" w:cs="Arial"/>
          <w:b/>
        </w:rPr>
      </w:pPr>
      <w:del w:id="1044" w:author="Adam Boothroyd" w:date="2016-11-28T14:07:00Z">
        <w:r w:rsidDel="00520366">
          <w:rPr>
            <w:rFonts w:ascii="Arial" w:hAnsi="Arial" w:cs="Arial"/>
            <w:b/>
            <w:u w:val="single"/>
          </w:rPr>
          <w:delText>HEADING 9</w:delText>
        </w:r>
        <w:r w:rsidR="00313C94" w:rsidRPr="003C226E" w:rsidDel="00520366">
          <w:rPr>
            <w:rFonts w:ascii="Arial" w:hAnsi="Arial" w:cs="Arial"/>
            <w:b/>
            <w:u w:val="single"/>
          </w:rPr>
          <w:delText xml:space="preserve"> TEXT</w:delText>
        </w:r>
        <w:r w:rsidR="00313C94" w:rsidRPr="003C226E" w:rsidDel="00520366">
          <w:rPr>
            <w:rFonts w:ascii="Arial" w:hAnsi="Arial" w:cs="Arial"/>
            <w:b/>
          </w:rPr>
          <w:delText xml:space="preserve"> </w:delText>
        </w:r>
        <w:r w:rsidR="00313C94" w:rsidRPr="003C226E" w:rsidDel="00520366">
          <w:rPr>
            <w:rFonts w:ascii="Arial" w:hAnsi="Arial" w:cs="Arial"/>
            <w:b/>
            <w:color w:val="808080"/>
          </w:rPr>
          <w:delText>(5 words max)</w:delText>
        </w:r>
      </w:del>
    </w:p>
    <w:p w14:paraId="4DB59905" w14:textId="4BE728E4" w:rsidR="00313C94" w:rsidRPr="003C226E" w:rsidDel="00520366" w:rsidRDefault="005226E2" w:rsidP="00313C94">
      <w:pPr>
        <w:rPr>
          <w:del w:id="1045" w:author="Adam Boothroyd" w:date="2016-11-28T14:07:00Z"/>
          <w:rFonts w:ascii="Arial" w:hAnsi="Arial" w:cs="Arial"/>
          <w:b/>
          <w:u w:val="single"/>
        </w:rPr>
      </w:pPr>
      <w:del w:id="1046" w:author="Adam Boothroyd" w:date="2016-11-28T14:07:00Z">
        <w:r w:rsidDel="00520366">
          <w:rPr>
            <w:rFonts w:ascii="Arial" w:hAnsi="Arial" w:cs="Arial"/>
          </w:rPr>
          <w:delText xml:space="preserve">Finance MBS and other </w:delText>
        </w:r>
        <w:r w:rsidR="005364E9" w:rsidDel="00520366">
          <w:rPr>
            <w:rFonts w:ascii="Arial" w:hAnsi="Arial" w:cs="Arial"/>
          </w:rPr>
          <w:delText>f</w:delText>
        </w:r>
        <w:r w:rsidDel="00520366">
          <w:rPr>
            <w:rFonts w:ascii="Arial" w:hAnsi="Arial" w:cs="Arial"/>
          </w:rPr>
          <w:delText>unctional transformation</w:delText>
        </w:r>
      </w:del>
    </w:p>
    <w:p w14:paraId="4ABC467B" w14:textId="7E189C79" w:rsidR="00313C94" w:rsidRPr="003C226E" w:rsidDel="00520366" w:rsidRDefault="00313C94" w:rsidP="00313C94">
      <w:pPr>
        <w:rPr>
          <w:del w:id="1047" w:author="Adam Boothroyd" w:date="2016-11-28T14:07:00Z"/>
          <w:rFonts w:ascii="Arial" w:hAnsi="Arial" w:cs="Arial"/>
          <w:b/>
          <w:u w:val="single"/>
        </w:rPr>
      </w:pPr>
    </w:p>
    <w:p w14:paraId="33E8CB94" w14:textId="4015ECE8" w:rsidR="00313C94" w:rsidRPr="003C226E" w:rsidDel="00520366" w:rsidRDefault="00313C94" w:rsidP="00313C94">
      <w:pPr>
        <w:rPr>
          <w:del w:id="1048" w:author="Adam Boothroyd" w:date="2016-11-28T14:07:00Z"/>
          <w:rFonts w:ascii="Arial" w:hAnsi="Arial" w:cs="Arial"/>
          <w:b/>
          <w:color w:val="808080"/>
        </w:rPr>
      </w:pPr>
      <w:del w:id="1049" w:author="Adam Boothroyd" w:date="2016-11-28T14:07:00Z">
        <w:r w:rsidRPr="003C226E" w:rsidDel="00520366">
          <w:rPr>
            <w:rFonts w:ascii="Arial" w:hAnsi="Arial" w:cs="Arial"/>
            <w:b/>
            <w:u w:val="single"/>
          </w:rPr>
          <w:delText>TEXT FOR HEADING</w:delText>
        </w:r>
        <w:r w:rsidRPr="003C226E" w:rsidDel="00520366">
          <w:rPr>
            <w:rFonts w:ascii="Arial" w:hAnsi="Arial" w:cs="Arial"/>
            <w:u w:val="single"/>
          </w:rPr>
          <w:delText xml:space="preserve"> </w:delText>
        </w:r>
        <w:r w:rsidR="001B0207" w:rsidDel="00520366">
          <w:rPr>
            <w:rFonts w:ascii="Arial" w:hAnsi="Arial" w:cs="Arial"/>
            <w:b/>
            <w:u w:val="single"/>
          </w:rPr>
          <w:delText>9</w:delText>
        </w:r>
        <w:r w:rsidRPr="003C226E" w:rsidDel="00520366">
          <w:rPr>
            <w:rFonts w:ascii="Arial" w:hAnsi="Arial" w:cs="Arial"/>
            <w:b/>
          </w:rPr>
          <w:delText xml:space="preserve"> </w:delText>
        </w:r>
        <w:r w:rsidRPr="003C226E" w:rsidDel="00520366">
          <w:rPr>
            <w:rFonts w:ascii="Arial" w:hAnsi="Arial" w:cs="Arial"/>
            <w:b/>
            <w:color w:val="808080"/>
          </w:rPr>
          <w:delText>(50 words max)</w:delText>
        </w:r>
      </w:del>
    </w:p>
    <w:p w14:paraId="04D6C004" w14:textId="16B4BE35" w:rsidR="00313C94" w:rsidDel="00520366" w:rsidRDefault="005226E2" w:rsidP="00313C94">
      <w:pPr>
        <w:rPr>
          <w:del w:id="1050" w:author="Adam Boothroyd" w:date="2016-11-28T14:07:00Z"/>
          <w:rFonts w:ascii="Arial" w:hAnsi="Arial" w:cs="Arial"/>
        </w:rPr>
      </w:pPr>
      <w:del w:id="1051" w:author="Adam Boothroyd" w:date="2016-11-28T14:07:00Z">
        <w:r w:rsidDel="00520366">
          <w:rPr>
            <w:rFonts w:ascii="Arial" w:hAnsi="Arial" w:cs="Arial"/>
          </w:rPr>
          <w:delText xml:space="preserve">As we work to drive and support transformation across the MDLZ world, we are partners in many projects. </w:delText>
        </w:r>
        <w:r w:rsidR="009F1905" w:rsidDel="00520366">
          <w:rPr>
            <w:rFonts w:ascii="Arial" w:hAnsi="Arial" w:cs="Arial"/>
          </w:rPr>
          <w:delText>By implementing</w:delText>
        </w:r>
        <w:r w:rsidDel="00520366">
          <w:rPr>
            <w:rFonts w:ascii="Arial" w:hAnsi="Arial" w:cs="Arial"/>
          </w:rPr>
          <w:delText xml:space="preserve"> o</w:delText>
        </w:r>
        <w:r w:rsidR="009F1905" w:rsidDel="00520366">
          <w:rPr>
            <w:rFonts w:ascii="Arial" w:hAnsi="Arial" w:cs="Arial"/>
          </w:rPr>
          <w:delText xml:space="preserve">ne finance and </w:delText>
        </w:r>
        <w:r w:rsidDel="00520366">
          <w:rPr>
            <w:rFonts w:ascii="Arial" w:hAnsi="Arial" w:cs="Arial"/>
          </w:rPr>
          <w:delText>one procurement</w:delText>
        </w:r>
        <w:r w:rsidR="009F1905" w:rsidDel="00520366">
          <w:rPr>
            <w:rFonts w:ascii="Arial" w:hAnsi="Arial" w:cs="Arial"/>
          </w:rPr>
          <w:delText xml:space="preserve"> solution, we are making our processes more efficient. We are also rolling out </w:delText>
        </w:r>
        <w:r w:rsidDel="00520366">
          <w:rPr>
            <w:rFonts w:ascii="Arial" w:hAnsi="Arial" w:cs="Arial"/>
          </w:rPr>
          <w:delText xml:space="preserve">D-I-A-L Process </w:delText>
        </w:r>
      </w:del>
      <w:ins w:id="1052" w:author="Stephanie Miller" w:date="2016-11-15T11:53:00Z">
        <w:del w:id="1053" w:author="Adam Boothroyd" w:date="2016-11-28T14:07:00Z">
          <w:r w:rsidR="008866F1" w:rsidDel="00520366">
            <w:rPr>
              <w:rFonts w:ascii="Arial" w:hAnsi="Arial" w:cs="Arial"/>
            </w:rPr>
            <w:delText xml:space="preserve">Operational </w:delText>
          </w:r>
        </w:del>
      </w:ins>
      <w:del w:id="1054" w:author="Adam Boothroyd" w:date="2016-11-28T14:07:00Z">
        <w:r w:rsidDel="00520366">
          <w:rPr>
            <w:rFonts w:ascii="Arial" w:hAnsi="Arial" w:cs="Arial"/>
          </w:rPr>
          <w:delText>Excellence</w:delText>
        </w:r>
        <w:r w:rsidR="009F1905" w:rsidDel="00520366">
          <w:rPr>
            <w:rFonts w:ascii="Arial" w:hAnsi="Arial" w:cs="Arial"/>
          </w:rPr>
          <w:delText xml:space="preserve"> across the organization</w:delText>
        </w:r>
      </w:del>
      <w:ins w:id="1055" w:author="Stephanie Miller" w:date="2016-11-15T11:53:00Z">
        <w:del w:id="1056" w:author="Adam Boothroyd" w:date="2016-11-28T14:07:00Z">
          <w:r w:rsidR="008866F1" w:rsidDel="00520366">
            <w:rPr>
              <w:rFonts w:ascii="Arial" w:hAnsi="Arial" w:cs="Arial"/>
            </w:rPr>
            <w:delText>.</w:delText>
          </w:r>
        </w:del>
      </w:ins>
      <w:del w:id="1057" w:author="Adam Boothroyd" w:date="2016-11-28T14:07:00Z">
        <w:r w:rsidR="009F1905" w:rsidDel="00520366">
          <w:rPr>
            <w:rFonts w:ascii="Arial" w:hAnsi="Arial" w:cs="Arial"/>
          </w:rPr>
          <w:delText xml:space="preserve"> – </w:delText>
        </w:r>
        <w:commentRangeStart w:id="1058"/>
        <w:r w:rsidR="009F1905" w:rsidDel="00520366">
          <w:rPr>
            <w:rFonts w:ascii="Arial" w:hAnsi="Arial" w:cs="Arial"/>
          </w:rPr>
          <w:delText xml:space="preserve">more on D-I-A-L later. </w:delText>
        </w:r>
        <w:r w:rsidR="00313C94" w:rsidDel="00520366">
          <w:rPr>
            <w:rFonts w:ascii="Arial" w:hAnsi="Arial" w:cs="Arial"/>
          </w:rPr>
          <w:delText xml:space="preserve">   </w:delText>
        </w:r>
        <w:commentRangeEnd w:id="1058"/>
        <w:r w:rsidR="00A15ECC" w:rsidDel="00520366">
          <w:rPr>
            <w:rStyle w:val="CommentReference"/>
          </w:rPr>
          <w:commentReference w:id="1058"/>
        </w:r>
      </w:del>
    </w:p>
    <w:p w14:paraId="3D91055D" w14:textId="2EF1C5B5" w:rsidR="00313C94" w:rsidDel="00520366" w:rsidRDefault="00313C94" w:rsidP="00313C94">
      <w:pPr>
        <w:rPr>
          <w:del w:id="1059" w:author="Adam Boothroyd" w:date="2016-11-28T14:07:00Z"/>
          <w:rFonts w:ascii="Arial" w:hAnsi="Arial" w:cs="Arial"/>
        </w:rPr>
      </w:pPr>
    </w:p>
    <w:p w14:paraId="7F878531" w14:textId="22606E72" w:rsidR="00313C94" w:rsidRPr="003C226E" w:rsidDel="00520366" w:rsidRDefault="001B0207" w:rsidP="00313C94">
      <w:pPr>
        <w:rPr>
          <w:del w:id="1060" w:author="Adam Boothroyd" w:date="2016-11-28T14:07:00Z"/>
          <w:rFonts w:ascii="Arial" w:hAnsi="Arial" w:cs="Arial"/>
          <w:b/>
        </w:rPr>
      </w:pPr>
      <w:del w:id="1061" w:author="Adam Boothroyd" w:date="2016-11-28T14:07:00Z">
        <w:r w:rsidDel="00520366">
          <w:rPr>
            <w:rFonts w:ascii="Arial" w:hAnsi="Arial" w:cs="Arial"/>
            <w:b/>
            <w:u w:val="single"/>
          </w:rPr>
          <w:delText>HEADING 10</w:delText>
        </w:r>
        <w:r w:rsidR="00313C94" w:rsidRPr="003C226E" w:rsidDel="00520366">
          <w:rPr>
            <w:rFonts w:ascii="Arial" w:hAnsi="Arial" w:cs="Arial"/>
            <w:b/>
            <w:u w:val="single"/>
          </w:rPr>
          <w:delText xml:space="preserve"> TEXT</w:delText>
        </w:r>
        <w:r w:rsidR="00313C94" w:rsidRPr="003C226E" w:rsidDel="00520366">
          <w:rPr>
            <w:rFonts w:ascii="Arial" w:hAnsi="Arial" w:cs="Arial"/>
            <w:b/>
          </w:rPr>
          <w:delText xml:space="preserve"> </w:delText>
        </w:r>
        <w:r w:rsidR="00313C94" w:rsidRPr="003C226E" w:rsidDel="00520366">
          <w:rPr>
            <w:rFonts w:ascii="Arial" w:hAnsi="Arial" w:cs="Arial"/>
            <w:b/>
            <w:color w:val="808080"/>
          </w:rPr>
          <w:delText>(5 words max)</w:delText>
        </w:r>
      </w:del>
    </w:p>
    <w:p w14:paraId="0D0DA2CA" w14:textId="6D030B98" w:rsidR="00313C94" w:rsidRPr="003C226E" w:rsidDel="00520366" w:rsidRDefault="0050759A" w:rsidP="00313C94">
      <w:pPr>
        <w:rPr>
          <w:del w:id="1062" w:author="Adam Boothroyd" w:date="2016-11-28T14:07:00Z"/>
          <w:rFonts w:ascii="Arial" w:hAnsi="Arial" w:cs="Arial"/>
          <w:b/>
          <w:u w:val="single"/>
        </w:rPr>
      </w:pPr>
      <w:del w:id="1063" w:author="Adam Boothroyd" w:date="2016-11-28T14:07:00Z">
        <w:r w:rsidDel="00520366">
          <w:rPr>
            <w:rFonts w:ascii="Arial" w:hAnsi="Arial" w:cs="Arial"/>
          </w:rPr>
          <w:delText xml:space="preserve">Enterprise </w:delText>
        </w:r>
        <w:r w:rsidR="005364E9" w:rsidDel="00520366">
          <w:rPr>
            <w:rFonts w:ascii="Arial" w:hAnsi="Arial" w:cs="Arial"/>
          </w:rPr>
          <w:delText>c</w:delText>
        </w:r>
        <w:r w:rsidDel="00520366">
          <w:rPr>
            <w:rFonts w:ascii="Arial" w:hAnsi="Arial" w:cs="Arial"/>
          </w:rPr>
          <w:delText xml:space="preserve">ollaboration and </w:delText>
        </w:r>
        <w:r w:rsidR="005364E9" w:rsidDel="00520366">
          <w:rPr>
            <w:rFonts w:ascii="Arial" w:hAnsi="Arial" w:cs="Arial"/>
          </w:rPr>
          <w:delText>p</w:delText>
        </w:r>
        <w:r w:rsidDel="00520366">
          <w:rPr>
            <w:rFonts w:ascii="Arial" w:hAnsi="Arial" w:cs="Arial"/>
          </w:rPr>
          <w:delText>roductivity</w:delText>
        </w:r>
      </w:del>
    </w:p>
    <w:p w14:paraId="5F2AC7C5" w14:textId="28E0A8C0" w:rsidR="00313C94" w:rsidRPr="003C226E" w:rsidDel="00520366" w:rsidRDefault="00313C94" w:rsidP="00313C94">
      <w:pPr>
        <w:rPr>
          <w:del w:id="1064" w:author="Adam Boothroyd" w:date="2016-11-28T14:07:00Z"/>
          <w:rFonts w:ascii="Arial" w:hAnsi="Arial" w:cs="Arial"/>
          <w:b/>
          <w:u w:val="single"/>
        </w:rPr>
      </w:pPr>
    </w:p>
    <w:p w14:paraId="073EA6BD" w14:textId="43AD986D" w:rsidR="00313C94" w:rsidRPr="003C226E" w:rsidDel="00520366" w:rsidRDefault="00313C94" w:rsidP="00313C94">
      <w:pPr>
        <w:rPr>
          <w:del w:id="1065" w:author="Adam Boothroyd" w:date="2016-11-28T14:07:00Z"/>
          <w:rFonts w:ascii="Arial" w:hAnsi="Arial" w:cs="Arial"/>
          <w:b/>
          <w:color w:val="808080"/>
        </w:rPr>
      </w:pPr>
      <w:del w:id="1066" w:author="Adam Boothroyd" w:date="2016-11-28T14:07:00Z">
        <w:r w:rsidRPr="003C226E" w:rsidDel="00520366">
          <w:rPr>
            <w:rFonts w:ascii="Arial" w:hAnsi="Arial" w:cs="Arial"/>
            <w:b/>
            <w:u w:val="single"/>
          </w:rPr>
          <w:delText>TEXT FOR HEADING</w:delText>
        </w:r>
        <w:r w:rsidRPr="003C226E" w:rsidDel="00520366">
          <w:rPr>
            <w:rFonts w:ascii="Arial" w:hAnsi="Arial" w:cs="Arial"/>
            <w:u w:val="single"/>
          </w:rPr>
          <w:delText xml:space="preserve"> </w:delText>
        </w:r>
        <w:r w:rsidR="001B0207" w:rsidDel="00520366">
          <w:rPr>
            <w:rFonts w:ascii="Arial" w:hAnsi="Arial" w:cs="Arial"/>
            <w:b/>
            <w:u w:val="single"/>
          </w:rPr>
          <w:delText>10</w:delText>
        </w:r>
        <w:r w:rsidRPr="003C226E" w:rsidDel="00520366">
          <w:rPr>
            <w:rFonts w:ascii="Arial" w:hAnsi="Arial" w:cs="Arial"/>
            <w:b/>
          </w:rPr>
          <w:delText xml:space="preserve"> </w:delText>
        </w:r>
        <w:r w:rsidRPr="003C226E" w:rsidDel="00520366">
          <w:rPr>
            <w:rFonts w:ascii="Arial" w:hAnsi="Arial" w:cs="Arial"/>
            <w:b/>
            <w:color w:val="808080"/>
          </w:rPr>
          <w:delText>(50 words max)</w:delText>
        </w:r>
      </w:del>
    </w:p>
    <w:p w14:paraId="098F4FCB" w14:textId="7CD2EF46" w:rsidR="00313C94" w:rsidDel="00520366" w:rsidRDefault="00675854" w:rsidP="00313C94">
      <w:pPr>
        <w:rPr>
          <w:del w:id="1067" w:author="Adam Boothroyd" w:date="2016-11-28T14:07:00Z"/>
          <w:rFonts w:ascii="Arial" w:hAnsi="Arial" w:cs="Arial"/>
        </w:rPr>
      </w:pPr>
      <w:del w:id="1068" w:author="Adam Boothroyd" w:date="2016-11-28T14:07:00Z">
        <w:r w:rsidDel="00520366">
          <w:rPr>
            <w:rFonts w:ascii="Arial" w:hAnsi="Arial" w:cs="Arial"/>
          </w:rPr>
          <w:delText xml:space="preserve">As you have probably noticed, at MDLZ communicating and collaborating with each other is how we work best. ITS projects to improve collaboration and productivity are making a difference to all our working lives – from Lync and mobile technology to video enablement. </w:delText>
        </w:r>
        <w:r w:rsidR="00313C94" w:rsidDel="00520366">
          <w:rPr>
            <w:rFonts w:ascii="Arial" w:hAnsi="Arial" w:cs="Arial"/>
          </w:rPr>
          <w:delText xml:space="preserve">  </w:delText>
        </w:r>
      </w:del>
    </w:p>
    <w:p w14:paraId="59F4DBE3" w14:textId="77777777" w:rsidR="00313C94" w:rsidRDefault="00313C94" w:rsidP="00D74E9A">
      <w:pPr>
        <w:rPr>
          <w:rFonts w:ascii="Arial" w:hAnsi="Arial" w:cs="Arial"/>
        </w:rPr>
      </w:pPr>
    </w:p>
    <w:p w14:paraId="21A475B3" w14:textId="77777777" w:rsidR="00D74E9A" w:rsidRDefault="00D74E9A" w:rsidP="00D74E9A">
      <w:pPr>
        <w:rPr>
          <w:ins w:id="1069" w:author="Adam Boothroyd" w:date="2016-11-23T11:10:00Z"/>
          <w:rFonts w:ascii="Arial" w:hAnsi="Arial" w:cs="Arial"/>
          <w:szCs w:val="20"/>
        </w:rPr>
      </w:pPr>
    </w:p>
    <w:p w14:paraId="54FE3F25" w14:textId="66BD16F9" w:rsidR="00E52508" w:rsidRPr="003C226E" w:rsidRDefault="00E52508" w:rsidP="00E52508">
      <w:pPr>
        <w:pStyle w:val="Heading2"/>
        <w:rPr>
          <w:ins w:id="1070" w:author="Adam Boothroyd" w:date="2016-11-23T11:10:00Z"/>
          <w:rFonts w:ascii="Arial" w:hAnsi="Arial" w:cs="Arial"/>
          <w:color w:val="FFFFFF"/>
        </w:rPr>
      </w:pPr>
      <w:ins w:id="1071" w:author="Adam Boothroyd" w:date="2016-11-23T11:10:00Z">
        <w:r w:rsidRPr="003C226E">
          <w:rPr>
            <w:rFonts w:ascii="Arial" w:hAnsi="Arial" w:cs="Arial"/>
          </w:rPr>
          <w:lastRenderedPageBreak/>
          <w:t xml:space="preserve">SCREEN </w:t>
        </w:r>
        <w:r w:rsidRPr="003C226E">
          <w:rPr>
            <w:rFonts w:ascii="Arial" w:hAnsi="Arial" w:cs="Arial"/>
            <w:color w:val="FFFFFF"/>
          </w:rPr>
          <w:t>03_14</w:t>
        </w:r>
        <w:r>
          <w:rPr>
            <w:rFonts w:ascii="Arial" w:hAnsi="Arial" w:cs="Arial"/>
            <w:color w:val="FFFFFF"/>
          </w:rPr>
          <w:t>5</w:t>
        </w:r>
      </w:ins>
    </w:p>
    <w:p w14:paraId="38C94F2D" w14:textId="77777777" w:rsidR="00E52508" w:rsidRPr="003C226E" w:rsidRDefault="00E52508" w:rsidP="00E52508">
      <w:pPr>
        <w:pStyle w:val="BW-screentype"/>
        <w:rPr>
          <w:ins w:id="1072" w:author="Adam Boothroyd" w:date="2016-11-23T11:10:00Z"/>
          <w:rFonts w:ascii="Arial" w:hAnsi="Arial" w:cs="Arial"/>
        </w:rPr>
      </w:pPr>
      <w:ins w:id="1073" w:author="Adam Boothroyd" w:date="2016-11-23T11:10:00Z">
        <w:r w:rsidRPr="003C226E">
          <w:rPr>
            <w:rFonts w:ascii="Arial" w:hAnsi="Arial" w:cs="Arial"/>
          </w:rPr>
          <w:t>SCREEN TYPE Text reveal</w:t>
        </w:r>
      </w:ins>
    </w:p>
    <w:p w14:paraId="1DEF37EF" w14:textId="77777777" w:rsidR="00E52508" w:rsidRPr="003C226E" w:rsidRDefault="00E52508" w:rsidP="00E52508">
      <w:pPr>
        <w:rPr>
          <w:ins w:id="1074" w:author="Adam Boothroyd" w:date="2016-11-23T11:10:00Z"/>
          <w:rFonts w:ascii="Arial" w:hAnsi="Arial" w:cs="Arial"/>
          <w:b/>
          <w:u w:val="single"/>
        </w:rPr>
      </w:pPr>
    </w:p>
    <w:p w14:paraId="7D418358" w14:textId="77777777" w:rsidR="00E52508" w:rsidRPr="003C226E" w:rsidRDefault="00E52508" w:rsidP="00E52508">
      <w:pPr>
        <w:rPr>
          <w:ins w:id="1075" w:author="Adam Boothroyd" w:date="2016-11-23T11:10:00Z"/>
          <w:rFonts w:ascii="Arial" w:hAnsi="Arial" w:cs="Arial"/>
          <w:b/>
          <w:u w:val="single"/>
        </w:rPr>
      </w:pPr>
      <w:ins w:id="1076" w:author="Adam Boothroyd" w:date="2016-11-23T11:10:00Z">
        <w:r w:rsidRPr="003C226E">
          <w:rPr>
            <w:rFonts w:ascii="Arial" w:hAnsi="Arial" w:cs="Arial"/>
            <w:b/>
            <w:u w:val="single"/>
          </w:rPr>
          <w:t>DESCRIPTION</w:t>
        </w:r>
      </w:ins>
    </w:p>
    <w:p w14:paraId="5558B7A9" w14:textId="77777777" w:rsidR="00E52508" w:rsidRPr="003C226E" w:rsidRDefault="00E52508" w:rsidP="00E52508">
      <w:pPr>
        <w:rPr>
          <w:ins w:id="1077" w:author="Adam Boothroyd" w:date="2016-11-23T11:10:00Z"/>
          <w:rFonts w:ascii="Arial" w:hAnsi="Arial" w:cs="Arial"/>
        </w:rPr>
      </w:pPr>
      <w:ins w:id="1078" w:author="Adam Boothroyd" w:date="2016-11-23T11:10:00Z">
        <w:r w:rsidRPr="003C226E">
          <w:rPr>
            <w:rFonts w:ascii="Arial" w:hAnsi="Arial" w:cs="Arial"/>
          </w:rPr>
          <w:t>The learner selects text headings to reveal further information, images or media.</w:t>
        </w:r>
      </w:ins>
    </w:p>
    <w:p w14:paraId="478AAF6D" w14:textId="77777777" w:rsidR="00E52508" w:rsidRPr="003C226E" w:rsidRDefault="00E52508" w:rsidP="00E52508">
      <w:pPr>
        <w:rPr>
          <w:ins w:id="1079" w:author="Adam Boothroyd" w:date="2016-11-23T11:10:00Z"/>
          <w:rFonts w:ascii="Arial" w:hAnsi="Arial" w:cs="Arial"/>
        </w:rPr>
      </w:pPr>
    </w:p>
    <w:p w14:paraId="2E78CB0E" w14:textId="77777777" w:rsidR="00E52508" w:rsidRDefault="00E52508" w:rsidP="00E52508">
      <w:pPr>
        <w:rPr>
          <w:ins w:id="1080" w:author="Adam Boothroyd" w:date="2016-11-23T11:10:00Z"/>
          <w:rFonts w:ascii="Arial" w:hAnsi="Arial" w:cs="Arial"/>
        </w:rPr>
      </w:pPr>
      <w:ins w:id="1081" w:author="Adam Boothroyd" w:date="2016-11-23T11:10:00Z">
        <w:r>
          <w:rPr>
            <w:rFonts w:ascii="Arial" w:hAnsi="Arial" w:cs="Arial"/>
          </w:rPr>
          <w:t xml:space="preserve">The screen shows a list of 10 capabilities of ITS, each one can be selected, and the learner will discover more about that capability. </w:t>
        </w:r>
      </w:ins>
    </w:p>
    <w:p w14:paraId="6B12A57C" w14:textId="77777777" w:rsidR="00E52508" w:rsidRPr="003C226E" w:rsidRDefault="00E52508" w:rsidP="00E52508">
      <w:pPr>
        <w:rPr>
          <w:ins w:id="1082" w:author="Adam Boothroyd" w:date="2016-11-23T11:10:00Z"/>
          <w:rFonts w:ascii="Arial" w:hAnsi="Arial" w:cs="Arial"/>
          <w:b/>
          <w:u w:val="single"/>
        </w:rPr>
      </w:pPr>
    </w:p>
    <w:p w14:paraId="4563783D" w14:textId="77777777" w:rsidR="00E52508" w:rsidRPr="003C226E" w:rsidRDefault="00E52508" w:rsidP="00E52508">
      <w:pPr>
        <w:rPr>
          <w:ins w:id="1083" w:author="Adam Boothroyd" w:date="2016-11-23T11:10:00Z"/>
          <w:rFonts w:ascii="Arial" w:hAnsi="Arial" w:cs="Arial"/>
          <w:b/>
          <w:u w:val="single"/>
        </w:rPr>
      </w:pPr>
      <w:ins w:id="1084" w:author="Adam Boothroyd" w:date="2016-11-23T11:10:00Z">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ins>
    </w:p>
    <w:p w14:paraId="14088F1C" w14:textId="7C9616BD" w:rsidR="00E52508" w:rsidRPr="00146898" w:rsidRDefault="00E52508" w:rsidP="00E52508">
      <w:pPr>
        <w:rPr>
          <w:ins w:id="1085" w:author="Adam Boothroyd" w:date="2016-11-23T11:10:00Z"/>
          <w:rFonts w:ascii="Arial" w:hAnsi="Arial" w:cs="Arial"/>
          <w:sz w:val="22"/>
          <w:szCs w:val="22"/>
        </w:rPr>
      </w:pPr>
      <w:ins w:id="1086" w:author="Adam Boothroyd" w:date="2016-11-23T11:10:00Z">
        <w:del w:id="1087" w:author="Ben  Pester" w:date="2016-11-29T10:48:00Z">
          <w:r w:rsidDel="001B13D5">
            <w:rPr>
              <w:rFonts w:ascii="Arial" w:hAnsi="Arial" w:cs="Arial"/>
              <w:sz w:val="22"/>
              <w:szCs w:val="22"/>
            </w:rPr>
            <w:delText>The world of MDLZ is changing, and it</w:delText>
          </w:r>
        </w:del>
      </w:ins>
      <w:ins w:id="1088" w:author="Adam Boothroyd" w:date="2016-11-28T11:34:00Z">
        <w:del w:id="1089" w:author="Ben  Pester" w:date="2016-11-29T10:48:00Z">
          <w:r w:rsidR="009857B8" w:rsidDel="001B13D5">
            <w:rPr>
              <w:rFonts w:ascii="Arial" w:hAnsi="Arial" w:cs="Arial"/>
              <w:sz w:val="22"/>
              <w:szCs w:val="22"/>
            </w:rPr>
            <w:delText>'</w:delText>
          </w:r>
        </w:del>
      </w:ins>
      <w:ins w:id="1090" w:author="Adam Boothroyd" w:date="2016-11-23T11:10:00Z">
        <w:del w:id="1091" w:author="Ben  Pester" w:date="2016-11-29T10:48:00Z">
          <w:r w:rsidDel="001B13D5">
            <w:rPr>
              <w:rFonts w:ascii="Arial" w:hAnsi="Arial" w:cs="Arial"/>
              <w:sz w:val="22"/>
              <w:szCs w:val="22"/>
            </w:rPr>
            <w:delText>s an exciting time for all of us. We are constantly discovering new solutions to make our shoppers happy and our consumers</w:delText>
          </w:r>
        </w:del>
      </w:ins>
      <w:ins w:id="1092" w:author="Adam Boothroyd" w:date="2016-11-28T11:34:00Z">
        <w:del w:id="1093" w:author="Ben  Pester" w:date="2016-11-29T10:48:00Z">
          <w:r w:rsidR="009857B8" w:rsidDel="001B13D5">
            <w:rPr>
              <w:rFonts w:ascii="Arial" w:hAnsi="Arial" w:cs="Arial"/>
              <w:sz w:val="22"/>
              <w:szCs w:val="22"/>
            </w:rPr>
            <w:delText>'</w:delText>
          </w:r>
        </w:del>
      </w:ins>
      <w:ins w:id="1094" w:author="Adam Boothroyd" w:date="2016-11-23T11:10:00Z">
        <w:del w:id="1095" w:author="Ben  Pester" w:date="2016-11-29T10:48:00Z">
          <w:r w:rsidDel="001B13D5">
            <w:rPr>
              <w:rFonts w:ascii="Arial" w:hAnsi="Arial" w:cs="Arial"/>
              <w:sz w:val="22"/>
              <w:szCs w:val="22"/>
            </w:rPr>
            <w:delText xml:space="preserve"> lives easier. We become more competitive with each new innovation, but we have to prioritize to maintain our strategy and focus.</w:delText>
          </w:r>
        </w:del>
      </w:ins>
      <w:proofErr w:type="gramStart"/>
      <w:ins w:id="1096" w:author="Ben  Pester" w:date="2016-11-29T10:48:00Z">
        <w:r w:rsidR="001B13D5">
          <w:rPr>
            <w:rFonts w:ascii="Arial" w:hAnsi="Arial" w:cs="Arial"/>
            <w:sz w:val="22"/>
            <w:szCs w:val="22"/>
          </w:rPr>
          <w:t>Let</w:t>
        </w:r>
      </w:ins>
      <w:ins w:id="1097" w:author="Joseph Dorrell" w:date="2016-11-29T18:07:00Z">
        <w:r w:rsidR="0024478F">
          <w:rPr>
            <w:rFonts w:ascii="Arial" w:hAnsi="Arial" w:cs="Arial"/>
            <w:sz w:val="22"/>
            <w:szCs w:val="22"/>
          </w:rPr>
          <w:t>'</w:t>
        </w:r>
      </w:ins>
      <w:ins w:id="1098" w:author="Ben  Pester" w:date="2016-11-29T10:48:00Z">
        <w:del w:id="1099" w:author="Joseph Dorrell" w:date="2016-11-29T18:07:00Z">
          <w:r w:rsidR="001B13D5" w:rsidDel="0024478F">
            <w:rPr>
              <w:rFonts w:ascii="Arial" w:hAnsi="Arial" w:cs="Arial"/>
              <w:sz w:val="22"/>
              <w:szCs w:val="22"/>
            </w:rPr>
            <w:delText>’</w:delText>
          </w:r>
        </w:del>
        <w:r w:rsidR="001B13D5">
          <w:rPr>
            <w:rFonts w:ascii="Arial" w:hAnsi="Arial" w:cs="Arial"/>
            <w:sz w:val="22"/>
            <w:szCs w:val="22"/>
          </w:rPr>
          <w:t>s look at the final 5 priority capabilities.</w:t>
        </w:r>
        <w:proofErr w:type="gramEnd"/>
        <w:r w:rsidR="001B13D5">
          <w:rPr>
            <w:rFonts w:ascii="Arial" w:hAnsi="Arial" w:cs="Arial"/>
            <w:sz w:val="22"/>
            <w:szCs w:val="22"/>
          </w:rPr>
          <w:t xml:space="preserve"> </w:t>
        </w:r>
      </w:ins>
      <w:ins w:id="1100" w:author="Adam Boothroyd" w:date="2016-11-23T11:10:00Z">
        <w:r>
          <w:rPr>
            <w:rFonts w:ascii="Arial" w:hAnsi="Arial" w:cs="Arial"/>
            <w:sz w:val="22"/>
            <w:szCs w:val="22"/>
          </w:rPr>
          <w:t xml:space="preserve"> </w:t>
        </w:r>
      </w:ins>
    </w:p>
    <w:p w14:paraId="2766DB92" w14:textId="77777777" w:rsidR="00E52508" w:rsidRPr="003C226E" w:rsidRDefault="00E52508" w:rsidP="00E52508">
      <w:pPr>
        <w:rPr>
          <w:ins w:id="1101" w:author="Adam Boothroyd" w:date="2016-11-23T11:10:00Z"/>
          <w:rFonts w:ascii="Arial" w:hAnsi="Arial" w:cs="Arial"/>
        </w:rPr>
      </w:pPr>
    </w:p>
    <w:p w14:paraId="300244EF" w14:textId="77777777" w:rsidR="00E52508" w:rsidRPr="00663D6F" w:rsidRDefault="00E52508" w:rsidP="00E52508">
      <w:pPr>
        <w:rPr>
          <w:ins w:id="1102" w:author="Adam Boothroyd" w:date="2016-11-23T11:10:00Z"/>
          <w:rFonts w:ascii="Arial" w:hAnsi="Arial" w:cs="Arial"/>
          <w:highlight w:val="yellow"/>
        </w:rPr>
      </w:pPr>
      <w:ins w:id="1103" w:author="Adam Boothroyd" w:date="2016-11-23T11:10:00Z">
        <w:r w:rsidRPr="00663D6F">
          <w:rPr>
            <w:rFonts w:ascii="Arial" w:hAnsi="Arial" w:cs="Arial"/>
            <w:b/>
            <w:highlight w:val="yellow"/>
            <w:u w:val="single"/>
          </w:rPr>
          <w:t>PROMPT</w:t>
        </w:r>
      </w:ins>
    </w:p>
    <w:p w14:paraId="52F5702A" w14:textId="5C172C67" w:rsidR="00E52508" w:rsidRDefault="00E52508" w:rsidP="00E52508">
      <w:pPr>
        <w:rPr>
          <w:ins w:id="1104" w:author="Adam Boothroyd" w:date="2016-11-23T11:10:00Z"/>
          <w:rFonts w:ascii="Arial" w:hAnsi="Arial" w:cs="Arial"/>
        </w:rPr>
      </w:pPr>
      <w:ins w:id="1105" w:author="Adam Boothroyd" w:date="2016-11-23T11:10:00Z">
        <w:r w:rsidRPr="00663D6F">
          <w:rPr>
            <w:rFonts w:ascii="Arial" w:hAnsi="Arial" w:cs="Arial"/>
            <w:highlight w:val="yellow"/>
          </w:rPr>
          <w:t>Select each</w:t>
        </w:r>
      </w:ins>
      <w:ins w:id="1106" w:author="Ben  Pester" w:date="2016-11-29T10:48:00Z">
        <w:r w:rsidR="001B13D5">
          <w:rPr>
            <w:rFonts w:ascii="Arial" w:hAnsi="Arial" w:cs="Arial"/>
            <w:highlight w:val="yellow"/>
          </w:rPr>
          <w:t xml:space="preserve"> of the remaining 5</w:t>
        </w:r>
      </w:ins>
      <w:ins w:id="1107" w:author="Adam Boothroyd" w:date="2016-11-23T11:10:00Z">
        <w:r w:rsidRPr="00663D6F">
          <w:rPr>
            <w:rFonts w:ascii="Arial" w:hAnsi="Arial" w:cs="Arial"/>
            <w:highlight w:val="yellow"/>
          </w:rPr>
          <w:t xml:space="preserve"> priority capability to find out </w:t>
        </w:r>
        <w:commentRangeStart w:id="1108"/>
        <w:r w:rsidRPr="00663D6F">
          <w:rPr>
            <w:rFonts w:ascii="Arial" w:hAnsi="Arial" w:cs="Arial"/>
            <w:highlight w:val="yellow"/>
          </w:rPr>
          <w:t>more</w:t>
        </w:r>
        <w:commentRangeEnd w:id="1108"/>
        <w:r>
          <w:rPr>
            <w:rStyle w:val="CommentReference"/>
          </w:rPr>
          <w:commentReference w:id="1108"/>
        </w:r>
        <w:r w:rsidRPr="00663D6F">
          <w:rPr>
            <w:rFonts w:ascii="Arial" w:hAnsi="Arial" w:cs="Arial"/>
            <w:highlight w:val="yellow"/>
          </w:rPr>
          <w:t>.</w:t>
        </w:r>
      </w:ins>
    </w:p>
    <w:p w14:paraId="2CDCDE04" w14:textId="77777777" w:rsidR="00E52508" w:rsidRDefault="00E52508" w:rsidP="00E52508">
      <w:pPr>
        <w:rPr>
          <w:ins w:id="1109" w:author="Adam Boothroyd" w:date="2016-11-23T11:10:00Z"/>
          <w:rFonts w:ascii="Arial" w:hAnsi="Arial" w:cs="Arial"/>
        </w:rPr>
      </w:pPr>
    </w:p>
    <w:p w14:paraId="303E025E" w14:textId="1689C382" w:rsidR="00E52508" w:rsidRPr="003C226E" w:rsidRDefault="00E52508" w:rsidP="00E52508">
      <w:pPr>
        <w:rPr>
          <w:ins w:id="1110" w:author="Adam Boothroyd" w:date="2016-11-23T11:10:00Z"/>
          <w:rFonts w:ascii="Arial" w:hAnsi="Arial" w:cs="Arial"/>
          <w:b/>
        </w:rPr>
      </w:pPr>
      <w:ins w:id="1111" w:author="Adam Boothroyd" w:date="2016-11-23T11:10:00Z">
        <w:r>
          <w:rPr>
            <w:rFonts w:ascii="Arial" w:hAnsi="Arial" w:cs="Arial"/>
            <w:b/>
            <w:u w:val="single"/>
          </w:rPr>
          <w:t xml:space="preserve">HEADING </w:t>
        </w:r>
        <w:r w:rsidR="009E7E43">
          <w:rPr>
            <w:rFonts w:ascii="Arial" w:hAnsi="Arial" w:cs="Arial"/>
            <w:b/>
            <w:u w:val="single"/>
          </w:rPr>
          <w:t>1</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ins>
    </w:p>
    <w:p w14:paraId="55ED8B7E" w14:textId="77777777" w:rsidR="00E52508" w:rsidRPr="003C226E" w:rsidRDefault="00E52508" w:rsidP="00E52508">
      <w:pPr>
        <w:rPr>
          <w:ins w:id="1112" w:author="Adam Boothroyd" w:date="2016-11-23T11:10:00Z"/>
          <w:rFonts w:ascii="Arial" w:hAnsi="Arial" w:cs="Arial"/>
          <w:b/>
          <w:u w:val="single"/>
        </w:rPr>
      </w:pPr>
      <w:ins w:id="1113" w:author="Adam Boothroyd" w:date="2016-11-23T11:10:00Z">
        <w:r>
          <w:rPr>
            <w:rFonts w:ascii="Arial" w:hAnsi="Arial" w:cs="Arial"/>
          </w:rPr>
          <w:t xml:space="preserve">Retail execution </w:t>
        </w:r>
      </w:ins>
    </w:p>
    <w:p w14:paraId="150D3538" w14:textId="77777777" w:rsidR="00E52508" w:rsidRPr="003C226E" w:rsidRDefault="00E52508" w:rsidP="00E52508">
      <w:pPr>
        <w:rPr>
          <w:ins w:id="1114" w:author="Adam Boothroyd" w:date="2016-11-23T11:10:00Z"/>
          <w:rFonts w:ascii="Arial" w:hAnsi="Arial" w:cs="Arial"/>
          <w:b/>
          <w:u w:val="single"/>
        </w:rPr>
      </w:pPr>
    </w:p>
    <w:p w14:paraId="36BF7405" w14:textId="23E138A1" w:rsidR="00E52508" w:rsidRPr="003C226E" w:rsidRDefault="00E52508" w:rsidP="00E52508">
      <w:pPr>
        <w:rPr>
          <w:ins w:id="1115" w:author="Adam Boothroyd" w:date="2016-11-23T11:10:00Z"/>
          <w:rFonts w:ascii="Arial" w:hAnsi="Arial" w:cs="Arial"/>
          <w:b/>
          <w:color w:val="808080"/>
        </w:rPr>
      </w:pPr>
      <w:ins w:id="1116" w:author="Adam Boothroyd" w:date="2016-11-23T11:10:00Z">
        <w:r w:rsidRPr="003C226E">
          <w:rPr>
            <w:rFonts w:ascii="Arial" w:hAnsi="Arial" w:cs="Arial"/>
            <w:b/>
            <w:u w:val="single"/>
          </w:rPr>
          <w:t>TEXT FOR HEADING</w:t>
        </w:r>
        <w:r w:rsidRPr="003C226E">
          <w:rPr>
            <w:rFonts w:ascii="Arial" w:hAnsi="Arial" w:cs="Arial"/>
            <w:u w:val="single"/>
          </w:rPr>
          <w:t xml:space="preserve"> </w:t>
        </w:r>
        <w:r w:rsidR="009E7E43">
          <w:rPr>
            <w:rFonts w:ascii="Arial" w:hAnsi="Arial" w:cs="Arial"/>
            <w:b/>
            <w:u w:val="single"/>
          </w:rPr>
          <w:t>1</w:t>
        </w:r>
        <w:r w:rsidRPr="003C226E">
          <w:rPr>
            <w:rFonts w:ascii="Arial" w:hAnsi="Arial" w:cs="Arial"/>
            <w:b/>
          </w:rPr>
          <w:t xml:space="preserve"> </w:t>
        </w:r>
        <w:r w:rsidRPr="003C226E">
          <w:rPr>
            <w:rFonts w:ascii="Arial" w:hAnsi="Arial" w:cs="Arial"/>
            <w:b/>
            <w:color w:val="808080"/>
          </w:rPr>
          <w:t>(50 words max)</w:t>
        </w:r>
      </w:ins>
    </w:p>
    <w:p w14:paraId="69D2B303" w14:textId="77777777" w:rsidR="00E52508" w:rsidRDefault="00E52508" w:rsidP="00E52508">
      <w:pPr>
        <w:rPr>
          <w:ins w:id="1117" w:author="Adam Boothroyd" w:date="2016-11-23T11:10:00Z"/>
          <w:rFonts w:ascii="Arial" w:hAnsi="Arial" w:cs="Arial"/>
        </w:rPr>
      </w:pPr>
      <w:ins w:id="1118" w:author="Adam Boothroyd" w:date="2016-11-23T11:10:00Z">
        <w:r>
          <w:rPr>
            <w:rFonts w:ascii="Arial" w:hAnsi="Arial" w:cs="Arial"/>
          </w:rPr>
          <w:t xml:space="preserve">Thanks to Distributor Management System (DMS) </w:t>
        </w:r>
        <w:commentRangeStart w:id="1119"/>
        <w:r>
          <w:rPr>
            <w:rFonts w:ascii="Arial" w:hAnsi="Arial" w:cs="Arial"/>
          </w:rPr>
          <w:t>and</w:t>
        </w:r>
        <w:commentRangeEnd w:id="1119"/>
        <w:r>
          <w:rPr>
            <w:rStyle w:val="CommentReference"/>
          </w:rPr>
          <w:commentReference w:id="1119"/>
        </w:r>
        <w:r>
          <w:rPr>
            <w:rFonts w:ascii="Arial" w:hAnsi="Arial" w:cs="Arial"/>
          </w:rPr>
          <w:t xml:space="preserve"> </w:t>
        </w:r>
        <w:proofErr w:type="spellStart"/>
        <w:r>
          <w:rPr>
            <w:rFonts w:ascii="Arial" w:hAnsi="Arial" w:cs="Arial"/>
          </w:rPr>
          <w:t>WiSE</w:t>
        </w:r>
        <w:proofErr w:type="spellEnd"/>
        <w:r>
          <w:rPr>
            <w:rFonts w:ascii="Arial" w:hAnsi="Arial" w:cs="Arial"/>
          </w:rPr>
          <w:t xml:space="preserve">, our work with retailers improves day by day. We have already seen how </w:t>
        </w:r>
        <w:proofErr w:type="spellStart"/>
        <w:r>
          <w:rPr>
            <w:rFonts w:ascii="Arial" w:hAnsi="Arial" w:cs="Arial"/>
          </w:rPr>
          <w:t>WiSE</w:t>
        </w:r>
        <w:proofErr w:type="spellEnd"/>
        <w:r>
          <w:rPr>
            <w:rFonts w:ascii="Arial" w:hAnsi="Arial" w:cs="Arial"/>
          </w:rPr>
          <w:t xml:space="preserve"> is empowering partners in Sales to improve execution in retail environments. </w:t>
        </w:r>
      </w:ins>
    </w:p>
    <w:p w14:paraId="532A7A11" w14:textId="77777777" w:rsidR="00E52508" w:rsidRDefault="00E52508" w:rsidP="00E52508">
      <w:pPr>
        <w:rPr>
          <w:ins w:id="1120" w:author="Adam Boothroyd" w:date="2016-11-23T11:10:00Z"/>
          <w:rFonts w:ascii="Arial" w:hAnsi="Arial" w:cs="Arial"/>
        </w:rPr>
      </w:pPr>
    </w:p>
    <w:p w14:paraId="1F99C14F" w14:textId="2C41CFAD" w:rsidR="00E52508" w:rsidRPr="003C226E" w:rsidRDefault="00E52508" w:rsidP="00E52508">
      <w:pPr>
        <w:rPr>
          <w:ins w:id="1121" w:author="Adam Boothroyd" w:date="2016-11-23T11:10:00Z"/>
          <w:rFonts w:ascii="Arial" w:hAnsi="Arial" w:cs="Arial"/>
          <w:b/>
        </w:rPr>
      </w:pPr>
      <w:ins w:id="1122" w:author="Adam Boothroyd" w:date="2016-11-23T11:10:00Z">
        <w:r>
          <w:rPr>
            <w:rFonts w:ascii="Arial" w:hAnsi="Arial" w:cs="Arial"/>
            <w:b/>
            <w:u w:val="single"/>
          </w:rPr>
          <w:t xml:space="preserve">HEADING </w:t>
        </w:r>
        <w:r w:rsidR="009E7E43">
          <w:rPr>
            <w:rFonts w:ascii="Arial" w:hAnsi="Arial" w:cs="Arial"/>
            <w:b/>
            <w:u w:val="single"/>
          </w:rPr>
          <w:t>2</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ins>
    </w:p>
    <w:p w14:paraId="6899B316" w14:textId="77777777" w:rsidR="00E52508" w:rsidRPr="003C226E" w:rsidRDefault="00E52508" w:rsidP="00E52508">
      <w:pPr>
        <w:rPr>
          <w:ins w:id="1123" w:author="Adam Boothroyd" w:date="2016-11-23T11:10:00Z"/>
          <w:rFonts w:ascii="Arial" w:hAnsi="Arial" w:cs="Arial"/>
          <w:b/>
          <w:u w:val="single"/>
        </w:rPr>
      </w:pPr>
      <w:ins w:id="1124" w:author="Adam Boothroyd" w:date="2016-11-23T11:10:00Z">
        <w:r>
          <w:rPr>
            <w:rFonts w:ascii="Arial" w:hAnsi="Arial" w:cs="Arial"/>
          </w:rPr>
          <w:t>Digital supply chain</w:t>
        </w:r>
      </w:ins>
    </w:p>
    <w:p w14:paraId="6B784674" w14:textId="77777777" w:rsidR="00E52508" w:rsidRPr="003C226E" w:rsidRDefault="00E52508" w:rsidP="00E52508">
      <w:pPr>
        <w:rPr>
          <w:ins w:id="1125" w:author="Adam Boothroyd" w:date="2016-11-23T11:10:00Z"/>
          <w:rFonts w:ascii="Arial" w:hAnsi="Arial" w:cs="Arial"/>
          <w:b/>
          <w:u w:val="single"/>
        </w:rPr>
      </w:pPr>
    </w:p>
    <w:p w14:paraId="0033CCD3" w14:textId="7D230902" w:rsidR="00E52508" w:rsidRPr="003C226E" w:rsidRDefault="00E52508" w:rsidP="00E52508">
      <w:pPr>
        <w:rPr>
          <w:ins w:id="1126" w:author="Adam Boothroyd" w:date="2016-11-23T11:10:00Z"/>
          <w:rFonts w:ascii="Arial" w:hAnsi="Arial" w:cs="Arial"/>
          <w:b/>
          <w:color w:val="808080"/>
        </w:rPr>
      </w:pPr>
      <w:ins w:id="1127" w:author="Adam Boothroyd" w:date="2016-11-23T11:10:00Z">
        <w:r w:rsidRPr="003C226E">
          <w:rPr>
            <w:rFonts w:ascii="Arial" w:hAnsi="Arial" w:cs="Arial"/>
            <w:b/>
            <w:u w:val="single"/>
          </w:rPr>
          <w:t>TEXT FOR HEADING</w:t>
        </w:r>
        <w:r w:rsidRPr="003C226E">
          <w:rPr>
            <w:rFonts w:ascii="Arial" w:hAnsi="Arial" w:cs="Arial"/>
            <w:u w:val="single"/>
          </w:rPr>
          <w:t xml:space="preserve"> </w:t>
        </w:r>
        <w:r w:rsidR="009E7E43">
          <w:rPr>
            <w:rFonts w:ascii="Arial" w:hAnsi="Arial" w:cs="Arial"/>
            <w:b/>
            <w:u w:val="single"/>
          </w:rPr>
          <w:t>2</w:t>
        </w:r>
        <w:r w:rsidRPr="003C226E">
          <w:rPr>
            <w:rFonts w:ascii="Arial" w:hAnsi="Arial" w:cs="Arial"/>
            <w:b/>
          </w:rPr>
          <w:t xml:space="preserve"> </w:t>
        </w:r>
        <w:r w:rsidRPr="003C226E">
          <w:rPr>
            <w:rFonts w:ascii="Arial" w:hAnsi="Arial" w:cs="Arial"/>
            <w:b/>
            <w:color w:val="808080"/>
          </w:rPr>
          <w:t>(50 words max)</w:t>
        </w:r>
      </w:ins>
    </w:p>
    <w:p w14:paraId="5E4577B8" w14:textId="6DDF692B" w:rsidR="00E52508" w:rsidRDefault="00E52508" w:rsidP="00E52508">
      <w:pPr>
        <w:rPr>
          <w:ins w:id="1128" w:author="Adam Boothroyd" w:date="2016-11-23T11:10:00Z"/>
          <w:rFonts w:ascii="Arial" w:hAnsi="Arial" w:cs="Arial"/>
        </w:rPr>
      </w:pPr>
      <w:ins w:id="1129" w:author="Adam Boothroyd" w:date="2016-11-23T11:10:00Z">
        <w:r>
          <w:rPr>
            <w:rFonts w:ascii="Arial" w:hAnsi="Arial" w:cs="Arial"/>
          </w:rPr>
          <w:t>It</w:t>
        </w:r>
      </w:ins>
      <w:ins w:id="1130" w:author="Adam Boothroyd" w:date="2016-11-28T11:34:00Z">
        <w:r w:rsidR="009857B8">
          <w:rPr>
            <w:rFonts w:ascii="Arial" w:hAnsi="Arial" w:cs="Arial"/>
          </w:rPr>
          <w:t>'</w:t>
        </w:r>
      </w:ins>
      <w:ins w:id="1131" w:author="Adam Boothroyd" w:date="2016-11-23T11:10:00Z">
        <w:r>
          <w:rPr>
            <w:rFonts w:ascii="Arial" w:hAnsi="Arial" w:cs="Arial"/>
          </w:rPr>
          <w:t>s thrilling when we connect solutions to real practical results. Improving our digital supply chain is about getting our products onto shelves, and into shoppers</w:t>
        </w:r>
      </w:ins>
      <w:ins w:id="1132" w:author="Adam Boothroyd" w:date="2016-11-28T11:34:00Z">
        <w:r w:rsidR="009857B8">
          <w:rPr>
            <w:rFonts w:ascii="Arial" w:hAnsi="Arial" w:cs="Arial"/>
          </w:rPr>
          <w:t>'</w:t>
        </w:r>
      </w:ins>
      <w:ins w:id="1133" w:author="Adam Boothroyd" w:date="2016-11-23T11:10:00Z">
        <w:r>
          <w:rPr>
            <w:rFonts w:ascii="Arial" w:hAnsi="Arial" w:cs="Arial"/>
          </w:rPr>
          <w:t xml:space="preserve"> hands. This is why our order management, planning, procurement, manufacturing and warehouse management solutions are making it easier for our partners across all areas of the Integrated Supply Chain (ISC). </w:t>
        </w:r>
      </w:ins>
    </w:p>
    <w:p w14:paraId="2A0EA91C" w14:textId="77777777" w:rsidR="00E52508" w:rsidRDefault="00E52508" w:rsidP="00E52508">
      <w:pPr>
        <w:rPr>
          <w:ins w:id="1134" w:author="Adam Boothroyd" w:date="2016-11-23T11:10:00Z"/>
          <w:rFonts w:ascii="Arial" w:hAnsi="Arial" w:cs="Arial"/>
        </w:rPr>
      </w:pPr>
    </w:p>
    <w:p w14:paraId="0F7A622E" w14:textId="3AF0462D" w:rsidR="00E52508" w:rsidRPr="003C226E" w:rsidRDefault="00E52508" w:rsidP="00E52508">
      <w:pPr>
        <w:rPr>
          <w:ins w:id="1135" w:author="Adam Boothroyd" w:date="2016-11-23T11:10:00Z"/>
          <w:rFonts w:ascii="Arial" w:hAnsi="Arial" w:cs="Arial"/>
          <w:b/>
        </w:rPr>
      </w:pPr>
      <w:ins w:id="1136" w:author="Adam Boothroyd" w:date="2016-11-23T11:10:00Z">
        <w:r>
          <w:rPr>
            <w:rFonts w:ascii="Arial" w:hAnsi="Arial" w:cs="Arial"/>
            <w:b/>
            <w:u w:val="single"/>
          </w:rPr>
          <w:t xml:space="preserve">HEADING </w:t>
        </w:r>
        <w:r w:rsidR="009E7E43">
          <w:rPr>
            <w:rFonts w:ascii="Arial" w:hAnsi="Arial" w:cs="Arial"/>
            <w:b/>
            <w:u w:val="single"/>
          </w:rPr>
          <w:t>3</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ins>
    </w:p>
    <w:p w14:paraId="65152B5E" w14:textId="77777777" w:rsidR="00E52508" w:rsidRPr="003C226E" w:rsidRDefault="00E52508" w:rsidP="00E52508">
      <w:pPr>
        <w:rPr>
          <w:ins w:id="1137" w:author="Adam Boothroyd" w:date="2016-11-23T11:10:00Z"/>
          <w:rFonts w:ascii="Arial" w:hAnsi="Arial" w:cs="Arial"/>
          <w:b/>
          <w:u w:val="single"/>
        </w:rPr>
      </w:pPr>
      <w:ins w:id="1138" w:author="Adam Boothroyd" w:date="2016-11-23T11:10:00Z">
        <w:r>
          <w:rPr>
            <w:rFonts w:ascii="Arial" w:hAnsi="Arial" w:cs="Arial"/>
          </w:rPr>
          <w:t>Human capital management and automation</w:t>
        </w:r>
      </w:ins>
    </w:p>
    <w:p w14:paraId="782D98E0" w14:textId="77777777" w:rsidR="00E52508" w:rsidRPr="003C226E" w:rsidRDefault="00E52508" w:rsidP="00E52508">
      <w:pPr>
        <w:rPr>
          <w:ins w:id="1139" w:author="Adam Boothroyd" w:date="2016-11-23T11:10:00Z"/>
          <w:rFonts w:ascii="Arial" w:hAnsi="Arial" w:cs="Arial"/>
          <w:b/>
          <w:u w:val="single"/>
        </w:rPr>
      </w:pPr>
    </w:p>
    <w:p w14:paraId="084EC084" w14:textId="3F6D41B8" w:rsidR="00E52508" w:rsidRPr="003C226E" w:rsidRDefault="00E52508" w:rsidP="00E52508">
      <w:pPr>
        <w:rPr>
          <w:ins w:id="1140" w:author="Adam Boothroyd" w:date="2016-11-23T11:10:00Z"/>
          <w:rFonts w:ascii="Arial" w:hAnsi="Arial" w:cs="Arial"/>
          <w:b/>
          <w:color w:val="808080"/>
        </w:rPr>
      </w:pPr>
      <w:ins w:id="1141" w:author="Adam Boothroyd" w:date="2016-11-23T11:10:00Z">
        <w:r w:rsidRPr="003C226E">
          <w:rPr>
            <w:rFonts w:ascii="Arial" w:hAnsi="Arial" w:cs="Arial"/>
            <w:b/>
            <w:u w:val="single"/>
          </w:rPr>
          <w:t>TEXT FOR HEADING</w:t>
        </w:r>
        <w:r w:rsidRPr="003C226E">
          <w:rPr>
            <w:rFonts w:ascii="Arial" w:hAnsi="Arial" w:cs="Arial"/>
            <w:u w:val="single"/>
          </w:rPr>
          <w:t xml:space="preserve"> </w:t>
        </w:r>
        <w:r w:rsidR="009E7E43">
          <w:rPr>
            <w:rFonts w:ascii="Arial" w:hAnsi="Arial" w:cs="Arial"/>
            <w:b/>
            <w:u w:val="single"/>
          </w:rPr>
          <w:t>3</w:t>
        </w:r>
        <w:r w:rsidRPr="003C226E">
          <w:rPr>
            <w:rFonts w:ascii="Arial" w:hAnsi="Arial" w:cs="Arial"/>
            <w:b/>
          </w:rPr>
          <w:t xml:space="preserve"> </w:t>
        </w:r>
        <w:r w:rsidRPr="003C226E">
          <w:rPr>
            <w:rFonts w:ascii="Arial" w:hAnsi="Arial" w:cs="Arial"/>
            <w:b/>
            <w:color w:val="808080"/>
          </w:rPr>
          <w:t>(50 words max)</w:t>
        </w:r>
      </w:ins>
    </w:p>
    <w:p w14:paraId="503C343C" w14:textId="2D1C04A0" w:rsidR="00E52508" w:rsidRDefault="00E52508" w:rsidP="00E52508">
      <w:pPr>
        <w:rPr>
          <w:ins w:id="1142" w:author="Adam Boothroyd" w:date="2016-11-23T11:10:00Z"/>
          <w:rFonts w:ascii="Arial" w:hAnsi="Arial" w:cs="Arial"/>
        </w:rPr>
      </w:pPr>
      <w:ins w:id="1143" w:author="Adam Boothroyd" w:date="2016-11-23T11:10:00Z">
        <w:r>
          <w:rPr>
            <w:rFonts w:ascii="Arial" w:hAnsi="Arial" w:cs="Arial"/>
          </w:rPr>
          <w:t>You</w:t>
        </w:r>
      </w:ins>
      <w:ins w:id="1144" w:author="Adam Boothroyd" w:date="2016-11-28T11:34:00Z">
        <w:r w:rsidR="009857B8">
          <w:rPr>
            <w:rFonts w:ascii="Arial" w:hAnsi="Arial" w:cs="Arial"/>
          </w:rPr>
          <w:t>'</w:t>
        </w:r>
      </w:ins>
      <w:ins w:id="1145" w:author="Adam Boothroyd" w:date="2016-11-23T11:10:00Z">
        <w:r>
          <w:rPr>
            <w:rFonts w:ascii="Arial" w:hAnsi="Arial" w:cs="Arial"/>
          </w:rPr>
          <w:t>re probably already experiencing some of the ways we help develop talent at MDLZ. O</w:t>
        </w:r>
        <w:r w:rsidRPr="00F758B3">
          <w:rPr>
            <w:rFonts w:ascii="Arial" w:hAnsi="Arial" w:cs="Arial"/>
          </w:rPr>
          <w:t>ur MIU Learning Catalogue is an IT solution which integrates learning management with performance and goal setting processes as part of our HR strategy. If you</w:t>
        </w:r>
      </w:ins>
      <w:ins w:id="1146" w:author="Adam Boothroyd" w:date="2016-11-28T11:34:00Z">
        <w:r w:rsidR="009857B8">
          <w:rPr>
            <w:rFonts w:ascii="Arial" w:hAnsi="Arial" w:cs="Arial"/>
          </w:rPr>
          <w:t>'</w:t>
        </w:r>
      </w:ins>
      <w:ins w:id="1147" w:author="Adam Boothroyd" w:date="2016-11-23T11:10:00Z">
        <w:r w:rsidRPr="00F758B3">
          <w:rPr>
            <w:rFonts w:ascii="Arial" w:hAnsi="Arial" w:cs="Arial"/>
          </w:rPr>
          <w:t>re looking forward to a long and varied career with MDLZ, our solutions will help you seize the opportunity.</w:t>
        </w:r>
      </w:ins>
    </w:p>
    <w:p w14:paraId="30ACC90D" w14:textId="77777777" w:rsidR="00E52508" w:rsidRDefault="00E52508" w:rsidP="00E52508">
      <w:pPr>
        <w:rPr>
          <w:ins w:id="1148" w:author="Adam Boothroyd" w:date="2016-11-23T11:10:00Z"/>
          <w:rFonts w:ascii="Arial" w:hAnsi="Arial" w:cs="Arial"/>
        </w:rPr>
      </w:pPr>
    </w:p>
    <w:p w14:paraId="6FA9B6BC" w14:textId="6ED122AA" w:rsidR="00E52508" w:rsidRPr="003C226E" w:rsidRDefault="00E52508" w:rsidP="00E52508">
      <w:pPr>
        <w:rPr>
          <w:ins w:id="1149" w:author="Adam Boothroyd" w:date="2016-11-23T11:10:00Z"/>
          <w:rFonts w:ascii="Arial" w:hAnsi="Arial" w:cs="Arial"/>
          <w:b/>
        </w:rPr>
      </w:pPr>
      <w:ins w:id="1150" w:author="Adam Boothroyd" w:date="2016-11-23T11:10:00Z">
        <w:r>
          <w:rPr>
            <w:rFonts w:ascii="Arial" w:hAnsi="Arial" w:cs="Arial"/>
            <w:b/>
            <w:u w:val="single"/>
          </w:rPr>
          <w:t xml:space="preserve">HEADING </w:t>
        </w:r>
        <w:r w:rsidR="009E7E43">
          <w:rPr>
            <w:rFonts w:ascii="Arial" w:hAnsi="Arial" w:cs="Arial"/>
            <w:b/>
            <w:u w:val="single"/>
          </w:rPr>
          <w:t>4</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ins>
    </w:p>
    <w:p w14:paraId="5CD44148" w14:textId="77777777" w:rsidR="00E52508" w:rsidRPr="003C226E" w:rsidRDefault="00E52508" w:rsidP="00E52508">
      <w:pPr>
        <w:rPr>
          <w:ins w:id="1151" w:author="Adam Boothroyd" w:date="2016-11-23T11:10:00Z"/>
          <w:rFonts w:ascii="Arial" w:hAnsi="Arial" w:cs="Arial"/>
          <w:b/>
          <w:u w:val="single"/>
        </w:rPr>
      </w:pPr>
      <w:ins w:id="1152" w:author="Adam Boothroyd" w:date="2016-11-23T11:10:00Z">
        <w:r>
          <w:rPr>
            <w:rFonts w:ascii="Arial" w:hAnsi="Arial" w:cs="Arial"/>
          </w:rPr>
          <w:t>Finance MBS and other functional transformation</w:t>
        </w:r>
      </w:ins>
    </w:p>
    <w:p w14:paraId="55D95214" w14:textId="77777777" w:rsidR="00E52508" w:rsidRPr="003C226E" w:rsidRDefault="00E52508" w:rsidP="00E52508">
      <w:pPr>
        <w:rPr>
          <w:ins w:id="1153" w:author="Adam Boothroyd" w:date="2016-11-23T11:10:00Z"/>
          <w:rFonts w:ascii="Arial" w:hAnsi="Arial" w:cs="Arial"/>
          <w:b/>
          <w:u w:val="single"/>
        </w:rPr>
      </w:pPr>
    </w:p>
    <w:p w14:paraId="0D2EAAD3" w14:textId="72C30975" w:rsidR="00E52508" w:rsidRPr="003C226E" w:rsidRDefault="00E52508" w:rsidP="00E52508">
      <w:pPr>
        <w:rPr>
          <w:ins w:id="1154" w:author="Adam Boothroyd" w:date="2016-11-23T11:10:00Z"/>
          <w:rFonts w:ascii="Arial" w:hAnsi="Arial" w:cs="Arial"/>
          <w:b/>
          <w:color w:val="808080"/>
        </w:rPr>
      </w:pPr>
      <w:ins w:id="1155" w:author="Adam Boothroyd" w:date="2016-11-23T11:10:00Z">
        <w:r w:rsidRPr="003C226E">
          <w:rPr>
            <w:rFonts w:ascii="Arial" w:hAnsi="Arial" w:cs="Arial"/>
            <w:b/>
            <w:u w:val="single"/>
          </w:rPr>
          <w:t>TEXT FOR HEADING</w:t>
        </w:r>
        <w:r w:rsidRPr="003C226E">
          <w:rPr>
            <w:rFonts w:ascii="Arial" w:hAnsi="Arial" w:cs="Arial"/>
            <w:u w:val="single"/>
          </w:rPr>
          <w:t xml:space="preserve"> </w:t>
        </w:r>
        <w:r w:rsidR="009E7E43">
          <w:rPr>
            <w:rFonts w:ascii="Arial" w:hAnsi="Arial" w:cs="Arial"/>
            <w:b/>
            <w:u w:val="single"/>
          </w:rPr>
          <w:t>4</w:t>
        </w:r>
        <w:r w:rsidRPr="003C226E">
          <w:rPr>
            <w:rFonts w:ascii="Arial" w:hAnsi="Arial" w:cs="Arial"/>
            <w:b/>
          </w:rPr>
          <w:t xml:space="preserve"> </w:t>
        </w:r>
        <w:r w:rsidRPr="003C226E">
          <w:rPr>
            <w:rFonts w:ascii="Arial" w:hAnsi="Arial" w:cs="Arial"/>
            <w:b/>
            <w:color w:val="808080"/>
          </w:rPr>
          <w:t>(50 words max)</w:t>
        </w:r>
      </w:ins>
    </w:p>
    <w:p w14:paraId="525C2729" w14:textId="77777777" w:rsidR="00E52508" w:rsidRDefault="00E52508" w:rsidP="00E52508">
      <w:pPr>
        <w:rPr>
          <w:ins w:id="1156" w:author="Adam Boothroyd" w:date="2016-11-23T11:10:00Z"/>
          <w:rFonts w:ascii="Arial" w:hAnsi="Arial" w:cs="Arial"/>
        </w:rPr>
      </w:pPr>
      <w:ins w:id="1157" w:author="Adam Boothroyd" w:date="2016-11-23T11:10:00Z">
        <w:r>
          <w:rPr>
            <w:rFonts w:ascii="Arial" w:hAnsi="Arial" w:cs="Arial"/>
          </w:rPr>
          <w:t xml:space="preserve">As we work to drive and support transformation across the MDLZ world, we are partners in many projects. By implementing one finance and one procurement solution, we are making our processes more efficient. We are also rolling out D-I-A-L </w:t>
        </w:r>
        <w:bookmarkStart w:id="1158" w:name="_GoBack"/>
        <w:r>
          <w:rPr>
            <w:rFonts w:ascii="Arial" w:hAnsi="Arial" w:cs="Arial"/>
          </w:rPr>
          <w:t>Operational Excellence</w:t>
        </w:r>
        <w:bookmarkEnd w:id="1158"/>
        <w:r>
          <w:rPr>
            <w:rFonts w:ascii="Arial" w:hAnsi="Arial" w:cs="Arial"/>
          </w:rPr>
          <w:t xml:space="preserve"> across the organization.</w:t>
        </w:r>
      </w:ins>
    </w:p>
    <w:p w14:paraId="345726D0" w14:textId="77777777" w:rsidR="00E52508" w:rsidRDefault="00E52508" w:rsidP="00E52508">
      <w:pPr>
        <w:rPr>
          <w:ins w:id="1159" w:author="Adam Boothroyd" w:date="2016-11-23T11:10:00Z"/>
          <w:rFonts w:ascii="Arial" w:hAnsi="Arial" w:cs="Arial"/>
        </w:rPr>
      </w:pPr>
    </w:p>
    <w:p w14:paraId="0E78C804" w14:textId="4984B520" w:rsidR="00E52508" w:rsidRPr="003C226E" w:rsidRDefault="00E52508" w:rsidP="00E52508">
      <w:pPr>
        <w:rPr>
          <w:ins w:id="1160" w:author="Adam Boothroyd" w:date="2016-11-23T11:10:00Z"/>
          <w:rFonts w:ascii="Arial" w:hAnsi="Arial" w:cs="Arial"/>
          <w:b/>
        </w:rPr>
      </w:pPr>
      <w:ins w:id="1161" w:author="Adam Boothroyd" w:date="2016-11-23T11:10:00Z">
        <w:r>
          <w:rPr>
            <w:rFonts w:ascii="Arial" w:hAnsi="Arial" w:cs="Arial"/>
            <w:b/>
            <w:u w:val="single"/>
          </w:rPr>
          <w:lastRenderedPageBreak/>
          <w:t xml:space="preserve">HEADING </w:t>
        </w:r>
        <w:r w:rsidR="009E7E43">
          <w:rPr>
            <w:rFonts w:ascii="Arial" w:hAnsi="Arial" w:cs="Arial"/>
            <w:b/>
            <w:u w:val="single"/>
          </w:rPr>
          <w:t>5</w:t>
        </w:r>
        <w:r w:rsidRPr="003C226E">
          <w:rPr>
            <w:rFonts w:ascii="Arial" w:hAnsi="Arial" w:cs="Arial"/>
            <w:b/>
            <w:u w:val="single"/>
          </w:rPr>
          <w:t xml:space="preserve"> TEXT</w:t>
        </w:r>
        <w:r w:rsidRPr="003C226E">
          <w:rPr>
            <w:rFonts w:ascii="Arial" w:hAnsi="Arial" w:cs="Arial"/>
            <w:b/>
          </w:rPr>
          <w:t xml:space="preserve"> </w:t>
        </w:r>
        <w:r w:rsidRPr="003C226E">
          <w:rPr>
            <w:rFonts w:ascii="Arial" w:hAnsi="Arial" w:cs="Arial"/>
            <w:b/>
            <w:color w:val="808080"/>
          </w:rPr>
          <w:t>(5 words max)</w:t>
        </w:r>
      </w:ins>
    </w:p>
    <w:p w14:paraId="4A9DFBBF" w14:textId="77777777" w:rsidR="00E52508" w:rsidRPr="003C226E" w:rsidRDefault="00E52508" w:rsidP="00E52508">
      <w:pPr>
        <w:rPr>
          <w:ins w:id="1162" w:author="Adam Boothroyd" w:date="2016-11-23T11:10:00Z"/>
          <w:rFonts w:ascii="Arial" w:hAnsi="Arial" w:cs="Arial"/>
          <w:b/>
          <w:u w:val="single"/>
        </w:rPr>
      </w:pPr>
      <w:ins w:id="1163" w:author="Adam Boothroyd" w:date="2016-11-23T11:10:00Z">
        <w:r>
          <w:rPr>
            <w:rFonts w:ascii="Arial" w:hAnsi="Arial" w:cs="Arial"/>
          </w:rPr>
          <w:t>Enterprise collaboration and productivity</w:t>
        </w:r>
      </w:ins>
    </w:p>
    <w:p w14:paraId="29CFB45E" w14:textId="77777777" w:rsidR="00E52508" w:rsidRPr="003C226E" w:rsidRDefault="00E52508" w:rsidP="00E52508">
      <w:pPr>
        <w:rPr>
          <w:ins w:id="1164" w:author="Adam Boothroyd" w:date="2016-11-23T11:10:00Z"/>
          <w:rFonts w:ascii="Arial" w:hAnsi="Arial" w:cs="Arial"/>
          <w:b/>
          <w:u w:val="single"/>
        </w:rPr>
      </w:pPr>
    </w:p>
    <w:p w14:paraId="204735CB" w14:textId="4B156935" w:rsidR="00E52508" w:rsidRPr="003C226E" w:rsidRDefault="00E52508" w:rsidP="00E52508">
      <w:pPr>
        <w:rPr>
          <w:ins w:id="1165" w:author="Adam Boothroyd" w:date="2016-11-23T11:10:00Z"/>
          <w:rFonts w:ascii="Arial" w:hAnsi="Arial" w:cs="Arial"/>
          <w:b/>
          <w:color w:val="808080"/>
        </w:rPr>
      </w:pPr>
      <w:ins w:id="1166" w:author="Adam Boothroyd" w:date="2016-11-23T11:10:00Z">
        <w:r w:rsidRPr="003C226E">
          <w:rPr>
            <w:rFonts w:ascii="Arial" w:hAnsi="Arial" w:cs="Arial"/>
            <w:b/>
            <w:u w:val="single"/>
          </w:rPr>
          <w:t>TEXT FOR HEADING</w:t>
        </w:r>
        <w:r w:rsidRPr="003C226E">
          <w:rPr>
            <w:rFonts w:ascii="Arial" w:hAnsi="Arial" w:cs="Arial"/>
            <w:u w:val="single"/>
          </w:rPr>
          <w:t xml:space="preserve"> </w:t>
        </w:r>
        <w:r w:rsidR="009E7E43">
          <w:rPr>
            <w:rFonts w:ascii="Arial" w:hAnsi="Arial" w:cs="Arial"/>
            <w:b/>
            <w:u w:val="single"/>
          </w:rPr>
          <w:t>5</w:t>
        </w:r>
        <w:r w:rsidRPr="003C226E">
          <w:rPr>
            <w:rFonts w:ascii="Arial" w:hAnsi="Arial" w:cs="Arial"/>
            <w:b/>
          </w:rPr>
          <w:t xml:space="preserve"> </w:t>
        </w:r>
        <w:r w:rsidRPr="003C226E">
          <w:rPr>
            <w:rFonts w:ascii="Arial" w:hAnsi="Arial" w:cs="Arial"/>
            <w:b/>
            <w:color w:val="808080"/>
          </w:rPr>
          <w:t>(50 words max)</w:t>
        </w:r>
      </w:ins>
    </w:p>
    <w:p w14:paraId="47F67549" w14:textId="66580FDD" w:rsidR="00E52508" w:rsidRPr="00453222" w:rsidRDefault="00E52508" w:rsidP="00D74E9A">
      <w:pPr>
        <w:rPr>
          <w:rFonts w:ascii="Arial" w:hAnsi="Arial" w:cs="Arial"/>
        </w:rPr>
      </w:pPr>
      <w:ins w:id="1167" w:author="Adam Boothroyd" w:date="2016-11-23T11:10:00Z">
        <w:r>
          <w:rPr>
            <w:rFonts w:ascii="Arial" w:hAnsi="Arial" w:cs="Arial"/>
          </w:rPr>
          <w:t xml:space="preserve">As you have probably noticed, at MDLZ communicating and collaborating with each other is how we work best. ITS projects to improve collaboration and productivity are making a difference to all our working lives – from Lync and mobile technology to video enablement.   </w:t>
        </w:r>
      </w:ins>
    </w:p>
    <w:p w14:paraId="3D440C86" w14:textId="77777777" w:rsidR="00D74E9A" w:rsidRPr="003C226E" w:rsidRDefault="00D74E9A" w:rsidP="00D74E9A">
      <w:pPr>
        <w:pStyle w:val="Heading2"/>
        <w:rPr>
          <w:rFonts w:ascii="Arial" w:hAnsi="Arial" w:cs="Arial"/>
          <w:color w:val="FFFFFF"/>
        </w:rPr>
      </w:pPr>
      <w:bookmarkStart w:id="1168" w:name="_Toc466647026"/>
      <w:r w:rsidRPr="003C226E">
        <w:rPr>
          <w:rFonts w:ascii="Arial" w:hAnsi="Arial" w:cs="Arial"/>
        </w:rPr>
        <w:lastRenderedPageBreak/>
        <w:t xml:space="preserve">SCREEN </w:t>
      </w:r>
      <w:r w:rsidRPr="003C226E">
        <w:rPr>
          <w:rFonts w:ascii="Arial" w:hAnsi="Arial" w:cs="Arial"/>
          <w:color w:val="FFFFFF"/>
        </w:rPr>
        <w:t>03_150</w:t>
      </w:r>
      <w:bookmarkEnd w:id="1168"/>
    </w:p>
    <w:p w14:paraId="76A148DE" w14:textId="77777777" w:rsidR="00D74E9A" w:rsidRPr="003C226E" w:rsidRDefault="00D74E9A" w:rsidP="00D74E9A">
      <w:pPr>
        <w:pStyle w:val="BW-screentype"/>
        <w:rPr>
          <w:rFonts w:ascii="Arial" w:hAnsi="Arial" w:cs="Arial"/>
        </w:rPr>
      </w:pPr>
      <w:r w:rsidRPr="003C226E">
        <w:rPr>
          <w:rFonts w:ascii="Arial" w:hAnsi="Arial" w:cs="Arial"/>
        </w:rPr>
        <w:t>SCREEN TYPE Hotspot reveal</w:t>
      </w:r>
    </w:p>
    <w:p w14:paraId="247564D6" w14:textId="77777777" w:rsidR="0056188F" w:rsidRPr="003C226E" w:rsidRDefault="0056188F" w:rsidP="0056188F">
      <w:pPr>
        <w:rPr>
          <w:ins w:id="1169" w:author="Stephanie Miller" w:date="2016-11-14T15:24:00Z"/>
          <w:rFonts w:ascii="Arial" w:hAnsi="Arial" w:cs="Arial"/>
          <w:b/>
          <w:u w:val="single"/>
        </w:rPr>
      </w:pPr>
      <w:ins w:id="1170" w:author="Stephanie Miller" w:date="2016-11-14T15:24:00Z">
        <w:r w:rsidRPr="003C226E">
          <w:rPr>
            <w:rFonts w:ascii="Arial" w:hAnsi="Arial" w:cs="Arial"/>
            <w:b/>
            <w:u w:val="single"/>
          </w:rPr>
          <w:t>DESCRIPTION</w:t>
        </w:r>
      </w:ins>
    </w:p>
    <w:p w14:paraId="46AA26B4" w14:textId="77777777" w:rsidR="0056188F" w:rsidRPr="003C226E" w:rsidRDefault="0056188F" w:rsidP="0056188F">
      <w:pPr>
        <w:rPr>
          <w:ins w:id="1171" w:author="Stephanie Miller" w:date="2016-11-14T15:24:00Z"/>
          <w:rFonts w:ascii="Arial" w:hAnsi="Arial" w:cs="Arial"/>
        </w:rPr>
      </w:pPr>
      <w:commentRangeStart w:id="1172"/>
      <w:commentRangeStart w:id="1173"/>
      <w:ins w:id="1174" w:author="Stephanie Miller" w:date="2016-11-14T15:24:00Z">
        <w:r w:rsidRPr="003C226E">
          <w:rPr>
            <w:rFonts w:ascii="Arial" w:hAnsi="Arial" w:cs="Arial"/>
          </w:rPr>
          <w:t xml:space="preserve">The </w:t>
        </w:r>
        <w:commentRangeEnd w:id="1172"/>
        <w:r>
          <w:rPr>
            <w:rStyle w:val="CommentReference"/>
          </w:rPr>
          <w:commentReference w:id="1172"/>
        </w:r>
        <w:commentRangeEnd w:id="1173"/>
        <w:r>
          <w:rPr>
            <w:rStyle w:val="CommentReference"/>
          </w:rPr>
          <w:commentReference w:id="1173"/>
        </w:r>
        <w:r w:rsidRPr="003C226E">
          <w:rPr>
            <w:rFonts w:ascii="Arial" w:hAnsi="Arial" w:cs="Arial"/>
          </w:rPr>
          <w:t>learner selects icons on an image to reveal further information, images or media.</w:t>
        </w:r>
      </w:ins>
    </w:p>
    <w:p w14:paraId="089BB3BE" w14:textId="77777777" w:rsidR="00D74E9A" w:rsidRPr="003C226E" w:rsidDel="0056188F" w:rsidRDefault="00D74E9A" w:rsidP="00D74E9A">
      <w:pPr>
        <w:rPr>
          <w:del w:id="1175" w:author="Stephanie Miller" w:date="2016-11-14T15:24:00Z"/>
          <w:rFonts w:ascii="Arial" w:hAnsi="Arial" w:cs="Arial"/>
          <w:b/>
          <w:u w:val="single"/>
        </w:rPr>
      </w:pPr>
      <w:del w:id="1176" w:author="Stephanie Miller" w:date="2016-11-14T15:24:00Z">
        <w:r w:rsidRPr="003C226E" w:rsidDel="0056188F">
          <w:rPr>
            <w:rFonts w:ascii="Arial" w:hAnsi="Arial" w:cs="Arial"/>
            <w:b/>
            <w:u w:val="single"/>
          </w:rPr>
          <w:delText>DESCRIPTION</w:delText>
        </w:r>
      </w:del>
    </w:p>
    <w:p w14:paraId="584B2629" w14:textId="77777777" w:rsidR="00D74E9A" w:rsidRPr="003C226E" w:rsidDel="0056188F" w:rsidRDefault="00D74E9A" w:rsidP="00D74E9A">
      <w:pPr>
        <w:rPr>
          <w:del w:id="1177" w:author="Stephanie Miller" w:date="2016-11-14T15:24:00Z"/>
          <w:rFonts w:ascii="Arial" w:hAnsi="Arial" w:cs="Arial"/>
        </w:rPr>
      </w:pPr>
      <w:commentRangeStart w:id="1178"/>
      <w:del w:id="1179" w:author="Stephanie Miller" w:date="2016-11-14T15:24:00Z">
        <w:r w:rsidRPr="003C226E" w:rsidDel="0056188F">
          <w:rPr>
            <w:rFonts w:ascii="Arial" w:hAnsi="Arial" w:cs="Arial"/>
          </w:rPr>
          <w:delText xml:space="preserve">The </w:delText>
        </w:r>
        <w:commentRangeEnd w:id="1178"/>
        <w:r w:rsidR="00A15ECC" w:rsidDel="0056188F">
          <w:rPr>
            <w:rStyle w:val="CommentReference"/>
          </w:rPr>
          <w:commentReference w:id="1178"/>
        </w:r>
        <w:r w:rsidRPr="003C226E" w:rsidDel="0056188F">
          <w:rPr>
            <w:rFonts w:ascii="Arial" w:hAnsi="Arial" w:cs="Arial"/>
          </w:rPr>
          <w:delText>learner selects icons on an image to reveal further information, images or media.</w:delText>
        </w:r>
      </w:del>
    </w:p>
    <w:p w14:paraId="5603DE31" w14:textId="77777777" w:rsidR="00D74E9A" w:rsidRPr="003C226E" w:rsidRDefault="00D74E9A" w:rsidP="00D74E9A">
      <w:pPr>
        <w:rPr>
          <w:rFonts w:ascii="Arial" w:hAnsi="Arial" w:cs="Arial"/>
        </w:rPr>
      </w:pPr>
    </w:p>
    <w:p w14:paraId="6D6FDBD5" w14:textId="77777777" w:rsidR="00917E96" w:rsidRPr="003C226E" w:rsidRDefault="00917E96" w:rsidP="00D74E9A">
      <w:pPr>
        <w:rPr>
          <w:rFonts w:ascii="Arial" w:hAnsi="Arial" w:cs="Arial"/>
        </w:rPr>
      </w:pPr>
      <w:r>
        <w:rPr>
          <w:rFonts w:ascii="Arial" w:hAnsi="Arial" w:cs="Arial"/>
        </w:rPr>
        <w:t>The screen shows a strategy meeting – all around are different considerations of the ITS strategic operational layer</w:t>
      </w:r>
    </w:p>
    <w:p w14:paraId="77517901" w14:textId="77777777" w:rsidR="00D74E9A" w:rsidRPr="003C226E" w:rsidRDefault="00D74E9A" w:rsidP="00D74E9A">
      <w:pPr>
        <w:rPr>
          <w:rFonts w:ascii="Arial" w:hAnsi="Arial" w:cs="Arial"/>
          <w:b/>
          <w:u w:val="single"/>
        </w:rPr>
      </w:pPr>
    </w:p>
    <w:p w14:paraId="0B9C1AAC" w14:textId="77777777" w:rsidR="00D74E9A" w:rsidRPr="003C226E" w:rsidRDefault="00D74E9A" w:rsidP="00D74E9A">
      <w:pPr>
        <w:rPr>
          <w:rFonts w:ascii="Arial" w:hAnsi="Arial" w:cs="Arial"/>
          <w:b/>
          <w:u w:val="single"/>
        </w:rPr>
      </w:pPr>
      <w:r w:rsidRPr="003C226E">
        <w:rPr>
          <w:rFonts w:ascii="Arial" w:hAnsi="Arial" w:cs="Arial"/>
          <w:b/>
          <w:u w:val="single"/>
        </w:rPr>
        <w:t>MAIN IMAGE</w:t>
      </w:r>
    </w:p>
    <w:p w14:paraId="7EB7DCF9" w14:textId="77777777" w:rsidR="00917E96" w:rsidRDefault="00917E96" w:rsidP="00917E96">
      <w:pPr>
        <w:rPr>
          <w:rFonts w:ascii="Arial" w:hAnsi="Arial" w:cs="Arial"/>
        </w:rPr>
      </w:pPr>
      <w:r>
        <w:rPr>
          <w:rFonts w:ascii="Arial" w:hAnsi="Arial" w:cs="Arial"/>
        </w:rPr>
        <w:t xml:space="preserve">The screen is dominated by menu-art style image of a strategy meeting. There are three hotspots: </w:t>
      </w:r>
    </w:p>
    <w:p w14:paraId="6EA527E7" w14:textId="77777777" w:rsidR="00917E96" w:rsidRDefault="00917E96" w:rsidP="00917E96">
      <w:pPr>
        <w:rPr>
          <w:rFonts w:ascii="Arial" w:hAnsi="Arial" w:cs="Arial"/>
        </w:rPr>
      </w:pPr>
      <w:r>
        <w:rPr>
          <w:rFonts w:ascii="Arial" w:hAnsi="Arial" w:cs="Arial"/>
        </w:rPr>
        <w:t>Two people high-fiving</w:t>
      </w:r>
    </w:p>
    <w:p w14:paraId="50F8B50A" w14:textId="77777777" w:rsidR="00917E96" w:rsidRDefault="00917E96" w:rsidP="00917E96">
      <w:pPr>
        <w:rPr>
          <w:rFonts w:ascii="Arial" w:hAnsi="Arial" w:cs="Arial"/>
        </w:rPr>
      </w:pPr>
      <w:r>
        <w:rPr>
          <w:rFonts w:ascii="Arial" w:hAnsi="Arial" w:cs="Arial"/>
        </w:rPr>
        <w:t>A map of the world which is pinned to a board</w:t>
      </w:r>
    </w:p>
    <w:p w14:paraId="70461EAA" w14:textId="77777777" w:rsidR="00917E96" w:rsidRDefault="00917E96" w:rsidP="00917E96">
      <w:pPr>
        <w:rPr>
          <w:rFonts w:ascii="Arial" w:hAnsi="Arial" w:cs="Arial"/>
        </w:rPr>
      </w:pPr>
      <w:r>
        <w:rPr>
          <w:rFonts w:ascii="Arial" w:hAnsi="Arial" w:cs="Arial"/>
        </w:rPr>
        <w:t>The closed door</w:t>
      </w:r>
    </w:p>
    <w:p w14:paraId="4D135E63" w14:textId="77777777" w:rsidR="00D74E9A" w:rsidRPr="003C226E" w:rsidRDefault="00D74E9A" w:rsidP="00D74E9A">
      <w:pPr>
        <w:rPr>
          <w:rFonts w:ascii="Arial" w:hAnsi="Arial" w:cs="Arial"/>
          <w:b/>
          <w:u w:val="single"/>
        </w:rPr>
      </w:pPr>
    </w:p>
    <w:p w14:paraId="7B18D4E7" w14:textId="77777777" w:rsidR="00D74E9A" w:rsidRPr="003C226E" w:rsidRDefault="00D74E9A" w:rsidP="00D74E9A">
      <w:pPr>
        <w:rPr>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02AC9310" w14:textId="0473C602" w:rsidR="00D74E9A" w:rsidRPr="003C226E" w:rsidRDefault="00917E96" w:rsidP="00D74E9A">
      <w:pPr>
        <w:rPr>
          <w:rFonts w:ascii="Arial" w:hAnsi="Arial" w:cs="Arial"/>
        </w:rPr>
      </w:pPr>
      <w:r>
        <w:rPr>
          <w:rFonts w:ascii="Arial" w:hAnsi="Arial" w:cs="Arial"/>
        </w:rPr>
        <w:t xml:space="preserve">Our strategic </w:t>
      </w:r>
      <w:ins w:id="1180" w:author="Gassmere, Dawn E" w:date="2016-11-07T08:54:00Z">
        <w:r w:rsidR="00D22F92">
          <w:rPr>
            <w:rFonts w:ascii="Arial" w:hAnsi="Arial" w:cs="Arial"/>
          </w:rPr>
          <w:t xml:space="preserve">area </w:t>
        </w:r>
      </w:ins>
      <w:del w:id="1181" w:author="Gassmere, Dawn E" w:date="2016-11-07T08:54:00Z">
        <w:r w:rsidDel="00D22F92">
          <w:rPr>
            <w:rFonts w:ascii="Arial" w:hAnsi="Arial" w:cs="Arial"/>
          </w:rPr>
          <w:delText>operations</w:delText>
        </w:r>
        <w:r w:rsidR="006A0A71" w:rsidDel="00D22F92">
          <w:rPr>
            <w:rFonts w:ascii="Arial" w:hAnsi="Arial" w:cs="Arial"/>
          </w:rPr>
          <w:delText xml:space="preserve"> </w:delText>
        </w:r>
      </w:del>
      <w:r w:rsidR="006A0A71">
        <w:rPr>
          <w:rFonts w:ascii="Arial" w:hAnsi="Arial" w:cs="Arial"/>
        </w:rPr>
        <w:t>work</w:t>
      </w:r>
      <w:ins w:id="1182" w:author="Gassmere, Dawn E" w:date="2016-11-07T08:54:00Z">
        <w:r w:rsidR="00D22F92">
          <w:rPr>
            <w:rFonts w:ascii="Arial" w:hAnsi="Arial" w:cs="Arial"/>
          </w:rPr>
          <w:t>s</w:t>
        </w:r>
      </w:ins>
      <w:r w:rsidR="006A0A71">
        <w:rPr>
          <w:rFonts w:ascii="Arial" w:hAnsi="Arial" w:cs="Arial"/>
        </w:rPr>
        <w:t xml:space="preserve"> in</w:t>
      </w:r>
      <w:r>
        <w:rPr>
          <w:rFonts w:ascii="Arial" w:hAnsi="Arial" w:cs="Arial"/>
        </w:rPr>
        <w:t xml:space="preserve"> </w:t>
      </w:r>
      <w:r w:rsidR="006A0A71">
        <w:rPr>
          <w:rFonts w:ascii="Arial" w:hAnsi="Arial" w:cs="Arial"/>
        </w:rPr>
        <w:t xml:space="preserve">partnership across MDLZ. Our role is to support and focus MDLZ strategy using technology and process solutions. </w:t>
      </w:r>
    </w:p>
    <w:p w14:paraId="31928B14" w14:textId="77777777" w:rsidR="00D74E9A" w:rsidRPr="003C226E" w:rsidRDefault="00D74E9A" w:rsidP="00D74E9A">
      <w:pPr>
        <w:rPr>
          <w:rFonts w:ascii="Arial" w:hAnsi="Arial" w:cs="Arial"/>
        </w:rPr>
      </w:pPr>
    </w:p>
    <w:p w14:paraId="5DEE55EF" w14:textId="77777777" w:rsidR="00D74E9A" w:rsidRPr="00A15ECC" w:rsidRDefault="00D74E9A" w:rsidP="00D74E9A">
      <w:pPr>
        <w:rPr>
          <w:rFonts w:ascii="Arial" w:hAnsi="Arial" w:cs="Arial"/>
          <w:highlight w:val="yellow"/>
          <w:rPrChange w:id="1183" w:author="Miller, Stephanie L" w:date="2016-11-07T16:44:00Z">
            <w:rPr>
              <w:rFonts w:ascii="Arial" w:hAnsi="Arial" w:cs="Arial"/>
            </w:rPr>
          </w:rPrChange>
        </w:rPr>
      </w:pPr>
      <w:r w:rsidRPr="00A15ECC">
        <w:rPr>
          <w:rFonts w:ascii="Arial" w:hAnsi="Arial" w:cs="Arial"/>
          <w:b/>
          <w:highlight w:val="yellow"/>
          <w:u w:val="single"/>
          <w:rPrChange w:id="1184" w:author="Miller, Stephanie L" w:date="2016-11-07T16:44:00Z">
            <w:rPr>
              <w:rFonts w:ascii="Arial" w:hAnsi="Arial" w:cs="Arial"/>
              <w:b/>
              <w:u w:val="single"/>
            </w:rPr>
          </w:rPrChange>
        </w:rPr>
        <w:t>PROMPT</w:t>
      </w:r>
    </w:p>
    <w:p w14:paraId="1B63903D" w14:textId="687FFBB0" w:rsidR="00D74E9A" w:rsidRPr="003C226E" w:rsidRDefault="00D74E9A" w:rsidP="00D74E9A">
      <w:pPr>
        <w:rPr>
          <w:rFonts w:ascii="Arial" w:hAnsi="Arial" w:cs="Arial"/>
        </w:rPr>
      </w:pPr>
      <w:r w:rsidRPr="00A15ECC">
        <w:rPr>
          <w:rFonts w:ascii="Arial" w:hAnsi="Arial" w:cs="Arial"/>
          <w:highlight w:val="yellow"/>
          <w:rPrChange w:id="1185" w:author="Miller, Stephanie L" w:date="2016-11-07T16:44:00Z">
            <w:rPr>
              <w:rFonts w:ascii="Arial" w:hAnsi="Arial" w:cs="Arial"/>
            </w:rPr>
          </w:rPrChange>
        </w:rPr>
        <w:t xml:space="preserve">Select </w:t>
      </w:r>
      <w:del w:id="1186" w:author="Ben  Pester" w:date="2016-11-29T10:55:00Z">
        <w:r w:rsidRPr="00A15ECC" w:rsidDel="0063022E">
          <w:rPr>
            <w:rFonts w:ascii="Arial" w:hAnsi="Arial" w:cs="Arial"/>
            <w:highlight w:val="yellow"/>
            <w:rPrChange w:id="1187" w:author="Miller, Stephanie L" w:date="2016-11-07T16:44:00Z">
              <w:rPr>
                <w:rFonts w:ascii="Arial" w:hAnsi="Arial" w:cs="Arial"/>
              </w:rPr>
            </w:rPrChange>
          </w:rPr>
          <w:delText>each</w:delText>
        </w:r>
        <w:r w:rsidR="006A0A71" w:rsidRPr="00A15ECC" w:rsidDel="0063022E">
          <w:rPr>
            <w:rFonts w:ascii="Arial" w:hAnsi="Arial" w:cs="Arial"/>
            <w:highlight w:val="yellow"/>
            <w:rPrChange w:id="1188" w:author="Miller, Stephanie L" w:date="2016-11-07T16:44:00Z">
              <w:rPr>
                <w:rFonts w:ascii="Arial" w:hAnsi="Arial" w:cs="Arial"/>
              </w:rPr>
            </w:rPrChange>
          </w:rPr>
          <w:delText xml:space="preserve"> area of this strategy meeting</w:delText>
        </w:r>
      </w:del>
      <w:ins w:id="1189" w:author="Ben  Pester" w:date="2016-11-29T10:55:00Z">
        <w:r w:rsidR="0063022E">
          <w:rPr>
            <w:rFonts w:ascii="Arial" w:hAnsi="Arial" w:cs="Arial"/>
            <w:highlight w:val="yellow"/>
          </w:rPr>
          <w:t>each image</w:t>
        </w:r>
      </w:ins>
      <w:r w:rsidR="006A0A71" w:rsidRPr="00A15ECC">
        <w:rPr>
          <w:rFonts w:ascii="Arial" w:hAnsi="Arial" w:cs="Arial"/>
          <w:highlight w:val="yellow"/>
          <w:rPrChange w:id="1190" w:author="Miller, Stephanie L" w:date="2016-11-07T16:44:00Z">
            <w:rPr>
              <w:rFonts w:ascii="Arial" w:hAnsi="Arial" w:cs="Arial"/>
            </w:rPr>
          </w:rPrChange>
        </w:rPr>
        <w:t xml:space="preserve"> </w:t>
      </w:r>
      <w:r w:rsidRPr="00A15ECC">
        <w:rPr>
          <w:rFonts w:ascii="Arial" w:hAnsi="Arial" w:cs="Arial"/>
          <w:highlight w:val="yellow"/>
          <w:rPrChange w:id="1191" w:author="Miller, Stephanie L" w:date="2016-11-07T16:44:00Z">
            <w:rPr>
              <w:rFonts w:ascii="Arial" w:hAnsi="Arial" w:cs="Arial"/>
            </w:rPr>
          </w:rPrChange>
        </w:rPr>
        <w:t xml:space="preserve">to find out </w:t>
      </w:r>
      <w:commentRangeStart w:id="1192"/>
      <w:r w:rsidRPr="00A15ECC">
        <w:rPr>
          <w:rFonts w:ascii="Arial" w:hAnsi="Arial" w:cs="Arial"/>
          <w:highlight w:val="yellow"/>
          <w:rPrChange w:id="1193" w:author="Miller, Stephanie L" w:date="2016-11-07T16:44:00Z">
            <w:rPr>
              <w:rFonts w:ascii="Arial" w:hAnsi="Arial" w:cs="Arial"/>
            </w:rPr>
          </w:rPrChange>
        </w:rPr>
        <w:t>more</w:t>
      </w:r>
      <w:commentRangeEnd w:id="1192"/>
      <w:r w:rsidR="00A15ECC">
        <w:rPr>
          <w:rStyle w:val="CommentReference"/>
        </w:rPr>
        <w:commentReference w:id="1192"/>
      </w:r>
      <w:ins w:id="1194" w:author="Ben  Pester" w:date="2016-11-29T10:55:00Z">
        <w:r w:rsidR="00727382">
          <w:rPr>
            <w:rFonts w:ascii="Arial" w:hAnsi="Arial" w:cs="Arial"/>
            <w:highlight w:val="yellow"/>
          </w:rPr>
          <w:t xml:space="preserve"> about our strategic work. </w:t>
        </w:r>
      </w:ins>
      <w:del w:id="1195" w:author="Ben  Pester" w:date="2016-11-29T10:55:00Z">
        <w:r w:rsidRPr="00A15ECC" w:rsidDel="00727382">
          <w:rPr>
            <w:rFonts w:ascii="Arial" w:hAnsi="Arial" w:cs="Arial"/>
            <w:highlight w:val="yellow"/>
            <w:rPrChange w:id="1196" w:author="Miller, Stephanie L" w:date="2016-11-07T16:44:00Z">
              <w:rPr>
                <w:rFonts w:ascii="Arial" w:hAnsi="Arial" w:cs="Arial"/>
              </w:rPr>
            </w:rPrChange>
          </w:rPr>
          <w:delText>.</w:delText>
        </w:r>
      </w:del>
    </w:p>
    <w:p w14:paraId="55A1228A" w14:textId="77777777" w:rsidR="00D74E9A" w:rsidRPr="003C226E" w:rsidRDefault="00D74E9A" w:rsidP="00D74E9A">
      <w:pPr>
        <w:rPr>
          <w:rFonts w:ascii="Arial" w:hAnsi="Arial" w:cs="Arial"/>
          <w:b/>
          <w:u w:val="single"/>
        </w:rPr>
      </w:pPr>
    </w:p>
    <w:p w14:paraId="21B6F2AF" w14:textId="77777777" w:rsidR="00D74E9A" w:rsidRPr="003C226E" w:rsidRDefault="00D74E9A" w:rsidP="00D74E9A">
      <w:pPr>
        <w:rPr>
          <w:rFonts w:ascii="Arial" w:hAnsi="Arial" w:cs="Arial"/>
          <w:b/>
          <w:u w:val="single"/>
        </w:rPr>
      </w:pPr>
      <w:r w:rsidRPr="003C226E">
        <w:rPr>
          <w:rFonts w:ascii="Arial" w:hAnsi="Arial" w:cs="Arial"/>
          <w:b/>
          <w:u w:val="single"/>
        </w:rPr>
        <w:t>REVEAL 1 ICON PLACEMENT</w:t>
      </w:r>
    </w:p>
    <w:p w14:paraId="098D2D00" w14:textId="77777777" w:rsidR="0040525A" w:rsidRPr="00782AE0" w:rsidRDefault="0040525A" w:rsidP="0040525A">
      <w:pPr>
        <w:widowControl w:val="0"/>
        <w:autoSpaceDE w:val="0"/>
        <w:autoSpaceDN w:val="0"/>
        <w:adjustRightInd w:val="0"/>
        <w:rPr>
          <w:ins w:id="1197" w:author="Stephanie Miller" w:date="2016-11-11T13:01:00Z"/>
          <w:rFonts w:ascii="Arial" w:hAnsi="Arial" w:cs="Arial"/>
          <w:rPrChange w:id="1198" w:author="Stephanie Miller" w:date="2016-11-11T13:02:00Z">
            <w:rPr>
              <w:ins w:id="1199" w:author="Stephanie Miller" w:date="2016-11-11T13:01:00Z"/>
              <w:rFonts w:ascii="Calibri" w:hAnsi="Calibri" w:cs="Calibri"/>
            </w:rPr>
          </w:rPrChange>
        </w:rPr>
      </w:pPr>
      <w:del w:id="1200" w:author="Stephanie Miller" w:date="2016-11-11T13:02:00Z">
        <w:r w:rsidDel="00782AE0">
          <w:rPr>
            <w:rFonts w:ascii="Arial" w:hAnsi="Arial" w:cs="Arial"/>
          </w:rPr>
          <w:delText>We focus on maintaining MDLZ’s strategic alignment. We ensure that solutions are in place to help us all work together, with the same strategic goals</w:delText>
        </w:r>
      </w:del>
      <w:ins w:id="1201" w:author="Stephanie Miller" w:date="2016-11-11T13:01:00Z">
        <w:r w:rsidRPr="00782AE0">
          <w:rPr>
            <w:rFonts w:ascii="Arial" w:hAnsi="Arial" w:cs="Arial"/>
            <w:rPrChange w:id="1202" w:author="Stephanie Miller" w:date="2016-11-11T13:02:00Z">
              <w:rPr>
                <w:rFonts w:ascii="Calibri" w:hAnsi="Calibri" w:cs="Calibri"/>
                <w:color w:val="FB0007"/>
                <w:sz w:val="22"/>
                <w:szCs w:val="22"/>
              </w:rPr>
            </w:rPrChange>
          </w:rPr>
          <w:t>Strategy</w:t>
        </w:r>
      </w:ins>
    </w:p>
    <w:p w14:paraId="585E0BFF" w14:textId="77777777" w:rsidR="00D74E9A" w:rsidRPr="003C226E" w:rsidRDefault="00D74E9A" w:rsidP="00D74E9A">
      <w:pPr>
        <w:rPr>
          <w:rFonts w:ascii="Arial" w:hAnsi="Arial" w:cs="Arial"/>
          <w:b/>
          <w:u w:val="single"/>
        </w:rPr>
      </w:pPr>
    </w:p>
    <w:p w14:paraId="2AFF0AAF" w14:textId="77777777" w:rsidR="00D74E9A" w:rsidRPr="003C226E" w:rsidRDefault="00D74E9A" w:rsidP="00D74E9A">
      <w:pPr>
        <w:rPr>
          <w:rFonts w:ascii="Arial" w:hAnsi="Arial" w:cs="Arial"/>
          <w:b/>
          <w:color w:val="808080"/>
        </w:rPr>
      </w:pPr>
      <w:r w:rsidRPr="003C226E">
        <w:rPr>
          <w:rFonts w:ascii="Arial" w:hAnsi="Arial" w:cs="Arial"/>
          <w:b/>
          <w:u w:val="single"/>
        </w:rPr>
        <w:t>REVEAL 1 TEXT</w:t>
      </w:r>
      <w:r w:rsidRPr="003C226E">
        <w:rPr>
          <w:rFonts w:ascii="Arial" w:hAnsi="Arial" w:cs="Arial"/>
          <w:b/>
        </w:rPr>
        <w:t xml:space="preserve"> </w:t>
      </w:r>
      <w:r w:rsidRPr="003C226E">
        <w:rPr>
          <w:rFonts w:ascii="Arial" w:hAnsi="Arial" w:cs="Arial"/>
          <w:b/>
          <w:color w:val="808080"/>
        </w:rPr>
        <w:t>(50 words max)</w:t>
      </w:r>
    </w:p>
    <w:p w14:paraId="4662C4F5" w14:textId="77777777" w:rsidR="00782AE0" w:rsidRPr="00C72D58" w:rsidRDefault="00782AE0" w:rsidP="00782AE0">
      <w:pPr>
        <w:rPr>
          <w:rFonts w:ascii="Arial" w:hAnsi="Arial" w:cs="Arial"/>
        </w:rPr>
      </w:pPr>
      <w:ins w:id="1203" w:author="Stephanie Miller" w:date="2016-11-11T13:01:00Z">
        <w:r w:rsidRPr="00782AE0">
          <w:rPr>
            <w:rFonts w:ascii="Arial" w:hAnsi="Arial" w:cs="Arial"/>
            <w:rPrChange w:id="1204" w:author="Stephanie Miller" w:date="2016-11-11T13:02:00Z">
              <w:rPr>
                <w:rFonts w:ascii="Calibri" w:hAnsi="Calibri" w:cs="Calibri"/>
                <w:color w:val="FB0007"/>
                <w:sz w:val="22"/>
                <w:szCs w:val="22"/>
              </w:rPr>
            </w:rPrChange>
          </w:rPr>
          <w:t xml:space="preserve">The technology evolution drives ITS and business transformation. As enterprise leaders increasingly participate in information and technology decisions, the strategy becomes a </w:t>
        </w:r>
      </w:ins>
      <w:ins w:id="1205" w:author="Gassmere, Dawn E" w:date="2016-11-15T14:27:00Z">
        <w:r w:rsidR="00E20B54">
          <w:rPr>
            <w:rFonts w:ascii="Arial" w:hAnsi="Arial" w:cs="Arial"/>
          </w:rPr>
          <w:t xml:space="preserve">driver </w:t>
        </w:r>
      </w:ins>
      <w:ins w:id="1206" w:author="Stephanie Miller" w:date="2016-11-11T13:01:00Z">
        <w:del w:id="1207" w:author="Gassmere, Dawn E" w:date="2016-11-15T14:27:00Z">
          <w:r w:rsidRPr="00782AE0" w:rsidDel="00E20B54">
            <w:rPr>
              <w:rFonts w:ascii="Arial" w:hAnsi="Arial" w:cs="Arial"/>
              <w:rPrChange w:id="1208" w:author="Stephanie Miller" w:date="2016-11-11T13:02:00Z">
                <w:rPr>
                  <w:rFonts w:ascii="Calibri" w:hAnsi="Calibri" w:cs="Calibri"/>
                  <w:color w:val="FB0007"/>
                  <w:sz w:val="22"/>
                  <w:szCs w:val="22"/>
                </w:rPr>
              </w:rPrChange>
            </w:rPr>
            <w:delText xml:space="preserve">catalyst </w:delText>
          </w:r>
        </w:del>
        <w:r w:rsidRPr="00782AE0">
          <w:rPr>
            <w:rFonts w:ascii="Arial" w:hAnsi="Arial" w:cs="Arial"/>
            <w:rPrChange w:id="1209" w:author="Stephanie Miller" w:date="2016-11-11T13:02:00Z">
              <w:rPr>
                <w:rFonts w:ascii="Calibri" w:hAnsi="Calibri" w:cs="Calibri"/>
                <w:color w:val="FB0007"/>
                <w:sz w:val="22"/>
                <w:szCs w:val="22"/>
              </w:rPr>
            </w:rPrChange>
          </w:rPr>
          <w:t>for the transformation, and an orchestrator of enterprise wide technology strategy.</w:t>
        </w:r>
      </w:ins>
    </w:p>
    <w:p w14:paraId="562AC870" w14:textId="77777777" w:rsidR="00D74E9A" w:rsidRPr="003C226E" w:rsidRDefault="00D74E9A" w:rsidP="00D74E9A">
      <w:pPr>
        <w:rPr>
          <w:rFonts w:ascii="Arial" w:hAnsi="Arial" w:cs="Arial"/>
          <w:u w:val="single"/>
        </w:rPr>
      </w:pPr>
    </w:p>
    <w:p w14:paraId="42585DEF" w14:textId="77777777" w:rsidR="00D74E9A" w:rsidRPr="003C226E" w:rsidRDefault="00D74E9A" w:rsidP="00D74E9A">
      <w:pPr>
        <w:rPr>
          <w:rFonts w:ascii="Arial" w:hAnsi="Arial" w:cs="Arial"/>
          <w:b/>
          <w:u w:val="single"/>
        </w:rPr>
      </w:pPr>
      <w:r w:rsidRPr="003C226E">
        <w:rPr>
          <w:rFonts w:ascii="Arial" w:hAnsi="Arial" w:cs="Arial"/>
          <w:b/>
          <w:u w:val="single"/>
        </w:rPr>
        <w:t>REVEAL 2 ICON PLACEMENT</w:t>
      </w:r>
    </w:p>
    <w:p w14:paraId="20875D2A" w14:textId="77777777" w:rsidR="0040525A" w:rsidRPr="00782AE0" w:rsidRDefault="0040525A" w:rsidP="0040525A">
      <w:pPr>
        <w:rPr>
          <w:ins w:id="1210" w:author="Stephanie Miller" w:date="2016-11-11T13:03:00Z"/>
          <w:rFonts w:ascii="Arial" w:hAnsi="Arial" w:cs="Arial"/>
          <w:rPrChange w:id="1211" w:author="Stephanie Miller" w:date="2016-11-11T13:03:00Z">
            <w:rPr>
              <w:ins w:id="1212" w:author="Stephanie Miller" w:date="2016-11-11T13:03:00Z"/>
              <w:rFonts w:ascii="Arial" w:hAnsi="Arial" w:cs="Arial"/>
              <w:u w:val="single"/>
            </w:rPr>
          </w:rPrChange>
        </w:rPr>
      </w:pPr>
      <w:ins w:id="1213" w:author="Stephanie Miller" w:date="2016-11-11T13:03:00Z">
        <w:r w:rsidRPr="00782AE0">
          <w:rPr>
            <w:rFonts w:ascii="Arial" w:hAnsi="Arial" w:cs="Arial"/>
            <w:rPrChange w:id="1214" w:author="Stephanie Miller" w:date="2016-11-11T13:03:00Z">
              <w:rPr>
                <w:rFonts w:ascii="Arial" w:hAnsi="Arial" w:cs="Arial"/>
                <w:u w:val="single"/>
              </w:rPr>
            </w:rPrChange>
          </w:rPr>
          <w:t>Markets</w:t>
        </w:r>
      </w:ins>
    </w:p>
    <w:p w14:paraId="6B22DD8D" w14:textId="77777777" w:rsidR="00D74E9A" w:rsidRPr="003C226E" w:rsidRDefault="00D74E9A" w:rsidP="00D74E9A">
      <w:pPr>
        <w:rPr>
          <w:rFonts w:ascii="Arial" w:hAnsi="Arial" w:cs="Arial"/>
          <w:b/>
          <w:u w:val="single"/>
        </w:rPr>
      </w:pPr>
    </w:p>
    <w:p w14:paraId="339A4CC1" w14:textId="77777777" w:rsidR="00D74E9A" w:rsidRPr="003C226E" w:rsidDel="00782AE0" w:rsidRDefault="00D74E9A" w:rsidP="00D74E9A">
      <w:pPr>
        <w:rPr>
          <w:del w:id="1215" w:author="Stephanie Miller" w:date="2016-11-11T13:07:00Z"/>
          <w:rFonts w:ascii="Arial" w:hAnsi="Arial" w:cs="Arial"/>
          <w:b/>
          <w:color w:val="808080"/>
        </w:rPr>
      </w:pPr>
      <w:r w:rsidRPr="003C226E">
        <w:rPr>
          <w:rFonts w:ascii="Arial" w:hAnsi="Arial" w:cs="Arial"/>
          <w:b/>
          <w:u w:val="single"/>
        </w:rPr>
        <w:t>REVEAL 2 TEXT</w:t>
      </w:r>
      <w:r w:rsidRPr="003C226E">
        <w:rPr>
          <w:rFonts w:ascii="Arial" w:hAnsi="Arial" w:cs="Arial"/>
          <w:b/>
        </w:rPr>
        <w:t xml:space="preserve"> </w:t>
      </w:r>
      <w:r w:rsidRPr="003C226E">
        <w:rPr>
          <w:rFonts w:ascii="Arial" w:hAnsi="Arial" w:cs="Arial"/>
          <w:b/>
          <w:color w:val="808080"/>
        </w:rPr>
        <w:t>(50 words max)</w:t>
      </w:r>
    </w:p>
    <w:p w14:paraId="417F5C8F" w14:textId="77777777" w:rsidR="006A0A71" w:rsidDel="00782AE0" w:rsidRDefault="006A0A71" w:rsidP="00D74E9A">
      <w:pPr>
        <w:rPr>
          <w:del w:id="1216" w:author="Stephanie Miller" w:date="2016-11-11T13:07:00Z"/>
          <w:rFonts w:ascii="Arial" w:hAnsi="Arial" w:cs="Arial"/>
        </w:rPr>
      </w:pPr>
      <w:del w:id="1217" w:author="Stephanie Miller" w:date="2016-11-11T13:07:00Z">
        <w:r w:rsidDel="00782AE0">
          <w:rPr>
            <w:rFonts w:ascii="Arial" w:hAnsi="Arial" w:cs="Arial"/>
          </w:rPr>
          <w:delText xml:space="preserve">We know that regional and national differences do matter – which is why we create global solutions that are sensitive to local needs. </w:delText>
        </w:r>
        <w:r w:rsidR="003B1DA7" w:rsidDel="00782AE0">
          <w:rPr>
            <w:rFonts w:ascii="Arial" w:hAnsi="Arial" w:cs="Arial"/>
          </w:rPr>
          <w:delText xml:space="preserve">The key to this is creating solutions that empower our partners, wherever they are working. </w:delText>
        </w:r>
      </w:del>
    </w:p>
    <w:p w14:paraId="4E0EA8A0" w14:textId="77777777" w:rsidR="00D74E9A" w:rsidRDefault="00D74E9A" w:rsidP="00D74E9A">
      <w:pPr>
        <w:rPr>
          <w:ins w:id="1218" w:author="Stephanie Miller" w:date="2016-11-11T13:03:00Z"/>
          <w:rFonts w:ascii="Arial" w:hAnsi="Arial" w:cs="Arial"/>
          <w:u w:val="single"/>
        </w:rPr>
      </w:pPr>
    </w:p>
    <w:p w14:paraId="60D636C4" w14:textId="77777777" w:rsidR="00782AE0" w:rsidRPr="00782AE0" w:rsidRDefault="00782AE0" w:rsidP="00782AE0">
      <w:pPr>
        <w:rPr>
          <w:ins w:id="1219" w:author="Stephanie Miller" w:date="2016-11-11T13:03:00Z"/>
          <w:rFonts w:ascii="Arial" w:hAnsi="Arial" w:cs="Arial"/>
          <w:rPrChange w:id="1220" w:author="Stephanie Miller" w:date="2016-11-11T13:03:00Z">
            <w:rPr>
              <w:ins w:id="1221" w:author="Stephanie Miller" w:date="2016-11-11T13:03:00Z"/>
              <w:rFonts w:ascii="Arial" w:hAnsi="Arial" w:cs="Arial"/>
              <w:u w:val="single"/>
            </w:rPr>
          </w:rPrChange>
        </w:rPr>
      </w:pPr>
      <w:ins w:id="1222" w:author="Stephanie Miller" w:date="2016-11-11T13:03:00Z">
        <w:r>
          <w:rPr>
            <w:rFonts w:ascii="Arial" w:hAnsi="Arial" w:cs="Arial"/>
          </w:rPr>
          <w:t xml:space="preserve">Taking advantage of the power of big and small we </w:t>
        </w:r>
        <w:r w:rsidRPr="00782AE0">
          <w:rPr>
            <w:rFonts w:ascii="Arial" w:hAnsi="Arial" w:cs="Arial"/>
            <w:rPrChange w:id="1223" w:author="Stephanie Miller" w:date="2016-11-11T13:03:00Z">
              <w:rPr>
                <w:rFonts w:ascii="Arial" w:hAnsi="Arial" w:cs="Arial"/>
                <w:u w:val="single"/>
              </w:rPr>
            </w:rPrChange>
          </w:rPr>
          <w:t>create global competitive and sus</w:t>
        </w:r>
        <w:r w:rsidRPr="00C72D58">
          <w:rPr>
            <w:rFonts w:ascii="Arial" w:hAnsi="Arial" w:cs="Arial"/>
          </w:rPr>
          <w:t>tainable solutions</w:t>
        </w:r>
        <w:r w:rsidRPr="002B665E">
          <w:rPr>
            <w:rFonts w:ascii="Arial" w:hAnsi="Arial" w:cs="Arial"/>
          </w:rPr>
          <w:t xml:space="preserve"> that empower growth;</w:t>
        </w:r>
        <w:r w:rsidRPr="00782AE0">
          <w:rPr>
            <w:rFonts w:ascii="Arial" w:hAnsi="Arial" w:cs="Arial"/>
            <w:rPrChange w:id="1224" w:author="Stephanie Miller" w:date="2016-11-11T13:03:00Z">
              <w:rPr>
                <w:rFonts w:ascii="Arial" w:hAnsi="Arial" w:cs="Arial"/>
                <w:u w:val="single"/>
              </w:rPr>
            </w:rPrChange>
          </w:rPr>
          <w:t xml:space="preserve"> </w:t>
        </w:r>
        <w:r w:rsidRPr="00C72D58">
          <w:rPr>
            <w:rFonts w:ascii="Arial" w:hAnsi="Arial" w:cs="Arial"/>
          </w:rPr>
          <w:t>across</w:t>
        </w:r>
        <w:r w:rsidRPr="002B665E">
          <w:rPr>
            <w:rFonts w:ascii="Arial" w:hAnsi="Arial" w:cs="Arial"/>
          </w:rPr>
          <w:t xml:space="preserve"> global function</w:t>
        </w:r>
      </w:ins>
      <w:ins w:id="1225" w:author="Stephanie Miller" w:date="2016-11-11T13:04:00Z">
        <w:r>
          <w:rPr>
            <w:rFonts w:ascii="Arial" w:hAnsi="Arial" w:cs="Arial"/>
          </w:rPr>
          <w:t>s</w:t>
        </w:r>
      </w:ins>
      <w:ins w:id="1226" w:author="Stephanie Miller" w:date="2016-11-11T13:03:00Z">
        <w:r w:rsidRPr="00C72D58">
          <w:rPr>
            <w:rFonts w:ascii="Arial" w:hAnsi="Arial" w:cs="Arial"/>
          </w:rPr>
          <w:t>,</w:t>
        </w:r>
      </w:ins>
      <w:ins w:id="1227" w:author="Stephanie Miller" w:date="2016-11-11T13:04:00Z">
        <w:r>
          <w:rPr>
            <w:rFonts w:ascii="Arial" w:hAnsi="Arial" w:cs="Arial"/>
          </w:rPr>
          <w:t xml:space="preserve"> </w:t>
        </w:r>
      </w:ins>
      <w:ins w:id="1228" w:author="Stephanie Miller" w:date="2016-11-11T13:03:00Z">
        <w:r w:rsidRPr="00C72D58">
          <w:rPr>
            <w:rFonts w:ascii="Arial" w:hAnsi="Arial" w:cs="Arial"/>
          </w:rPr>
          <w:t>region</w:t>
        </w:r>
      </w:ins>
      <w:ins w:id="1229" w:author="Stephanie Miller" w:date="2016-11-11T13:06:00Z">
        <w:r>
          <w:rPr>
            <w:rFonts w:ascii="Arial" w:hAnsi="Arial" w:cs="Arial"/>
          </w:rPr>
          <w:t>s</w:t>
        </w:r>
      </w:ins>
      <w:ins w:id="1230" w:author="Stephanie Miller" w:date="2016-11-11T13:03:00Z">
        <w:r w:rsidRPr="00C72D58">
          <w:rPr>
            <w:rFonts w:ascii="Arial" w:hAnsi="Arial" w:cs="Arial"/>
          </w:rPr>
          <w:t xml:space="preserve"> and markets, with suppliers, </w:t>
        </w:r>
        <w:r w:rsidRPr="002B665E">
          <w:rPr>
            <w:rFonts w:ascii="Arial" w:hAnsi="Arial" w:cs="Arial"/>
          </w:rPr>
          <w:t>cu</w:t>
        </w:r>
        <w:r w:rsidRPr="008F0810">
          <w:rPr>
            <w:rFonts w:ascii="Arial" w:hAnsi="Arial" w:cs="Arial"/>
          </w:rPr>
          <w:t>stomers and partners. Market engagement plays a key role i</w:t>
        </w:r>
        <w:r w:rsidRPr="00782AE0">
          <w:rPr>
            <w:rFonts w:ascii="Arial" w:hAnsi="Arial" w:cs="Arial"/>
            <w:rPrChange w:id="1231" w:author="Stephanie Miller" w:date="2016-11-11T13:03:00Z">
              <w:rPr>
                <w:rFonts w:ascii="Arial" w:hAnsi="Arial" w:cs="Arial"/>
                <w:u w:val="single"/>
              </w:rPr>
            </w:rPrChange>
          </w:rPr>
          <w:t xml:space="preserve">n ensuring the market needs are </w:t>
        </w:r>
        <w:r w:rsidRPr="00C72D58">
          <w:rPr>
            <w:rFonts w:ascii="Arial" w:hAnsi="Arial" w:cs="Arial"/>
          </w:rPr>
          <w:t xml:space="preserve">captured </w:t>
        </w:r>
        <w:r w:rsidRPr="00782AE0">
          <w:rPr>
            <w:rFonts w:ascii="Arial" w:hAnsi="Arial" w:cs="Arial"/>
            <w:rPrChange w:id="1232" w:author="Stephanie Miller" w:date="2016-11-11T13:03:00Z">
              <w:rPr>
                <w:rFonts w:ascii="Arial" w:hAnsi="Arial" w:cs="Arial"/>
                <w:u w:val="single"/>
              </w:rPr>
            </w:rPrChange>
          </w:rPr>
          <w:t>and transformed into solutions</w:t>
        </w:r>
      </w:ins>
      <w:ins w:id="1233" w:author="Stephanie Miller" w:date="2016-11-11T13:05:00Z">
        <w:r>
          <w:rPr>
            <w:rFonts w:ascii="Arial" w:hAnsi="Arial" w:cs="Arial"/>
          </w:rPr>
          <w:t xml:space="preserve"> </w:t>
        </w:r>
      </w:ins>
      <w:ins w:id="1234" w:author="Stephanie Miller" w:date="2016-11-11T13:07:00Z">
        <w:r>
          <w:rPr>
            <w:rFonts w:ascii="Arial" w:hAnsi="Arial" w:cs="Arial"/>
          </w:rPr>
          <w:t>as well as</w:t>
        </w:r>
      </w:ins>
      <w:ins w:id="1235" w:author="Stephanie Miller" w:date="2016-11-11T13:03:00Z">
        <w:r w:rsidRPr="00C72D58">
          <w:rPr>
            <w:rFonts w:ascii="Arial" w:hAnsi="Arial" w:cs="Arial"/>
          </w:rPr>
          <w:t xml:space="preserve"> champion </w:t>
        </w:r>
        <w:r w:rsidRPr="00782AE0">
          <w:rPr>
            <w:rFonts w:ascii="Arial" w:hAnsi="Arial" w:cs="Arial"/>
            <w:rPrChange w:id="1236" w:author="Stephanie Miller" w:date="2016-11-11T13:03:00Z">
              <w:rPr>
                <w:rFonts w:ascii="Arial" w:hAnsi="Arial" w:cs="Arial"/>
                <w:u w:val="single"/>
              </w:rPr>
            </w:rPrChange>
          </w:rPr>
          <w:t>the adoption of the solutions in the markets.</w:t>
        </w:r>
      </w:ins>
    </w:p>
    <w:p w14:paraId="14FFE056" w14:textId="77777777" w:rsidR="00782AE0" w:rsidRPr="003C226E" w:rsidRDefault="00782AE0" w:rsidP="00D74E9A">
      <w:pPr>
        <w:rPr>
          <w:rFonts w:ascii="Arial" w:hAnsi="Arial" w:cs="Arial"/>
          <w:u w:val="single"/>
        </w:rPr>
      </w:pPr>
    </w:p>
    <w:p w14:paraId="374E02A2" w14:textId="77777777" w:rsidR="00D74E9A" w:rsidRPr="003C226E" w:rsidRDefault="00D74E9A" w:rsidP="00D74E9A">
      <w:pPr>
        <w:rPr>
          <w:rFonts w:ascii="Arial" w:hAnsi="Arial" w:cs="Arial"/>
          <w:b/>
          <w:u w:val="single"/>
        </w:rPr>
      </w:pPr>
      <w:r w:rsidRPr="003C226E">
        <w:rPr>
          <w:rFonts w:ascii="Arial" w:hAnsi="Arial" w:cs="Arial"/>
          <w:b/>
          <w:u w:val="single"/>
        </w:rPr>
        <w:t>REVEAL 3 ICON PLACEMENT</w:t>
      </w:r>
    </w:p>
    <w:p w14:paraId="54E09625" w14:textId="77777777" w:rsidR="008903E3" w:rsidRPr="00782AE0" w:rsidRDefault="008903E3" w:rsidP="008903E3">
      <w:pPr>
        <w:rPr>
          <w:ins w:id="1237" w:author="Stephanie Miller" w:date="2016-11-11T13:07:00Z"/>
          <w:rFonts w:ascii="Arial" w:hAnsi="Arial" w:cs="Arial"/>
          <w:rPrChange w:id="1238" w:author="Stephanie Miller" w:date="2016-11-11T13:07:00Z">
            <w:rPr>
              <w:ins w:id="1239" w:author="Stephanie Miller" w:date="2016-11-11T13:07:00Z"/>
              <w:rFonts w:ascii="Arial" w:hAnsi="Arial" w:cs="Arial"/>
              <w:u w:val="single"/>
            </w:rPr>
          </w:rPrChange>
        </w:rPr>
      </w:pPr>
      <w:ins w:id="1240" w:author="Stephanie Miller" w:date="2016-11-11T13:07:00Z">
        <w:r w:rsidRPr="00782AE0">
          <w:rPr>
            <w:rFonts w:ascii="Arial" w:hAnsi="Arial" w:cs="Arial"/>
            <w:rPrChange w:id="1241" w:author="Stephanie Miller" w:date="2016-11-11T13:07:00Z">
              <w:rPr>
                <w:rFonts w:ascii="Arial" w:hAnsi="Arial" w:cs="Arial"/>
                <w:u w:val="single"/>
              </w:rPr>
            </w:rPrChange>
          </w:rPr>
          <w:t>CTO</w:t>
        </w:r>
      </w:ins>
    </w:p>
    <w:p w14:paraId="7A34DFF4" w14:textId="77777777" w:rsidR="00D74E9A" w:rsidRPr="003C226E" w:rsidRDefault="00D74E9A" w:rsidP="00D74E9A">
      <w:pPr>
        <w:rPr>
          <w:rFonts w:ascii="Arial" w:hAnsi="Arial" w:cs="Arial"/>
          <w:b/>
          <w:u w:val="single"/>
        </w:rPr>
      </w:pPr>
    </w:p>
    <w:p w14:paraId="59809D6F" w14:textId="77777777" w:rsidR="00D74E9A" w:rsidRPr="003C226E" w:rsidDel="00782AE0" w:rsidRDefault="00D74E9A" w:rsidP="00D74E9A">
      <w:pPr>
        <w:rPr>
          <w:del w:id="1242" w:author="Stephanie Miller" w:date="2016-11-11T13:08:00Z"/>
          <w:rFonts w:ascii="Arial" w:hAnsi="Arial" w:cs="Arial"/>
          <w:b/>
          <w:color w:val="808080"/>
        </w:rPr>
      </w:pPr>
      <w:r w:rsidRPr="003C226E">
        <w:rPr>
          <w:rFonts w:ascii="Arial" w:hAnsi="Arial" w:cs="Arial"/>
          <w:b/>
          <w:u w:val="single"/>
        </w:rPr>
        <w:t>REVEAL 3 TEXT</w:t>
      </w:r>
      <w:r w:rsidRPr="003C226E">
        <w:rPr>
          <w:rFonts w:ascii="Arial" w:hAnsi="Arial" w:cs="Arial"/>
          <w:b/>
        </w:rPr>
        <w:t xml:space="preserve"> </w:t>
      </w:r>
      <w:r w:rsidRPr="003C226E">
        <w:rPr>
          <w:rFonts w:ascii="Arial" w:hAnsi="Arial" w:cs="Arial"/>
          <w:b/>
          <w:color w:val="808080"/>
        </w:rPr>
        <w:t>(50 words max)</w:t>
      </w:r>
    </w:p>
    <w:p w14:paraId="362486AA" w14:textId="77777777" w:rsidR="00D74E9A" w:rsidRPr="003C226E" w:rsidDel="00782AE0" w:rsidRDefault="003B1DA7" w:rsidP="00D74E9A">
      <w:pPr>
        <w:rPr>
          <w:del w:id="1243" w:author="Stephanie Miller" w:date="2016-11-11T13:08:00Z"/>
          <w:rFonts w:ascii="Arial" w:hAnsi="Arial" w:cs="Arial"/>
        </w:rPr>
      </w:pPr>
      <w:del w:id="1244" w:author="Stephanie Miller" w:date="2016-11-11T13:08:00Z">
        <w:r w:rsidDel="00782AE0">
          <w:rPr>
            <w:rFonts w:ascii="Arial" w:hAnsi="Arial" w:cs="Arial"/>
          </w:rPr>
          <w:delText xml:space="preserve">We are improving </w:delText>
        </w:r>
        <w:r w:rsidR="00023E2B" w:rsidDel="00782AE0">
          <w:rPr>
            <w:rFonts w:ascii="Arial" w:hAnsi="Arial" w:cs="Arial"/>
          </w:rPr>
          <w:delText>e</w:delText>
        </w:r>
        <w:r w:rsidDel="00782AE0">
          <w:rPr>
            <w:rFonts w:ascii="Arial" w:hAnsi="Arial" w:cs="Arial"/>
          </w:rPr>
          <w:delText xml:space="preserve">nterprise </w:delText>
        </w:r>
        <w:r w:rsidR="00023E2B" w:rsidDel="00782AE0">
          <w:rPr>
            <w:rFonts w:ascii="Arial" w:hAnsi="Arial" w:cs="Arial"/>
          </w:rPr>
          <w:delText>a</w:delText>
        </w:r>
        <w:r w:rsidDel="00782AE0">
          <w:rPr>
            <w:rFonts w:ascii="Arial" w:hAnsi="Arial" w:cs="Arial"/>
          </w:rPr>
          <w:delText>rchitecture – the underlying structure of all ITS solutions, allowing smoother access across the MDLZ world, whil</w:delText>
        </w:r>
        <w:r w:rsidR="0087036C" w:rsidDel="00782AE0">
          <w:rPr>
            <w:rFonts w:ascii="Arial" w:hAnsi="Arial" w:cs="Arial"/>
          </w:rPr>
          <w:delText>e</w:delText>
        </w:r>
        <w:r w:rsidDel="00782AE0">
          <w:rPr>
            <w:rFonts w:ascii="Arial" w:hAnsi="Arial" w:cs="Arial"/>
          </w:rPr>
          <w:delText xml:space="preserve"> focusing properly on security. </w:delText>
        </w:r>
      </w:del>
    </w:p>
    <w:p w14:paraId="324EEB58" w14:textId="77777777" w:rsidR="00D74E9A" w:rsidRDefault="00D74E9A" w:rsidP="00D74E9A">
      <w:pPr>
        <w:rPr>
          <w:ins w:id="1245" w:author="Stephanie Miller" w:date="2016-11-11T13:07:00Z"/>
          <w:rFonts w:ascii="Arial" w:hAnsi="Arial" w:cs="Arial"/>
          <w:u w:val="single"/>
        </w:rPr>
      </w:pPr>
    </w:p>
    <w:p w14:paraId="6880E979" w14:textId="2A6B3D0A" w:rsidR="00782AE0" w:rsidRDefault="00782AE0" w:rsidP="00782AE0">
      <w:pPr>
        <w:rPr>
          <w:ins w:id="1246" w:author="Ben  Pester" w:date="2016-11-17T16:55:00Z"/>
          <w:rFonts w:ascii="Arial" w:hAnsi="Arial" w:cs="Arial"/>
        </w:rPr>
      </w:pPr>
      <w:ins w:id="1247" w:author="Stephanie Miller" w:date="2016-11-11T13:07:00Z">
        <w:r w:rsidRPr="00782AE0">
          <w:rPr>
            <w:rFonts w:ascii="Arial" w:hAnsi="Arial" w:cs="Arial"/>
            <w:rPrChange w:id="1248" w:author="Stephanie Miller" w:date="2016-11-11T13:07:00Z">
              <w:rPr>
                <w:rFonts w:ascii="Arial" w:hAnsi="Arial" w:cs="Arial"/>
                <w:u w:val="single"/>
              </w:rPr>
            </w:rPrChange>
          </w:rPr>
          <w:t xml:space="preserve">The technology office </w:t>
        </w:r>
        <w:del w:id="1249" w:author="Adam Boothroyd" w:date="2016-11-28T14:08:00Z">
          <w:r w:rsidRPr="00782AE0" w:rsidDel="00AE0B34">
            <w:rPr>
              <w:rFonts w:ascii="Arial" w:hAnsi="Arial" w:cs="Arial"/>
              <w:rPrChange w:id="1250" w:author="Stephanie Miller" w:date="2016-11-11T13:07:00Z">
                <w:rPr>
                  <w:rFonts w:ascii="Arial" w:hAnsi="Arial" w:cs="Arial"/>
                  <w:u w:val="single"/>
                </w:rPr>
              </w:rPrChange>
            </w:rPr>
            <w:delText>&amp;</w:delText>
          </w:r>
        </w:del>
      </w:ins>
      <w:ins w:id="1251" w:author="Adam Boothroyd" w:date="2016-11-28T14:08:00Z">
        <w:r w:rsidR="00AE0B34">
          <w:rPr>
            <w:rFonts w:ascii="Arial" w:hAnsi="Arial" w:cs="Arial"/>
          </w:rPr>
          <w:t>and</w:t>
        </w:r>
      </w:ins>
      <w:ins w:id="1252" w:author="Stephanie Miller" w:date="2016-11-11T13:07:00Z">
        <w:r w:rsidRPr="00782AE0">
          <w:rPr>
            <w:rFonts w:ascii="Arial" w:hAnsi="Arial" w:cs="Arial"/>
            <w:rPrChange w:id="1253" w:author="Stephanie Miller" w:date="2016-11-11T13:07:00Z">
              <w:rPr>
                <w:rFonts w:ascii="Arial" w:hAnsi="Arial" w:cs="Arial"/>
                <w:u w:val="single"/>
              </w:rPr>
            </w:rPrChange>
          </w:rPr>
          <w:t xml:space="preserve"> E</w:t>
        </w:r>
      </w:ins>
      <w:ins w:id="1254" w:author="Gassmere, Dawn E" w:date="2016-11-15T14:28:00Z">
        <w:r w:rsidR="00E20B54">
          <w:rPr>
            <w:rFonts w:ascii="Arial" w:hAnsi="Arial" w:cs="Arial"/>
          </w:rPr>
          <w:t xml:space="preserve">nterprise </w:t>
        </w:r>
      </w:ins>
      <w:ins w:id="1255" w:author="Stephanie Miller" w:date="2016-11-11T13:07:00Z">
        <w:r w:rsidRPr="00782AE0">
          <w:rPr>
            <w:rFonts w:ascii="Arial" w:hAnsi="Arial" w:cs="Arial"/>
            <w:rPrChange w:id="1256" w:author="Stephanie Miller" w:date="2016-11-11T13:07:00Z">
              <w:rPr>
                <w:rFonts w:ascii="Arial" w:hAnsi="Arial" w:cs="Arial"/>
                <w:u w:val="single"/>
              </w:rPr>
            </w:rPrChange>
          </w:rPr>
          <w:t>A</w:t>
        </w:r>
      </w:ins>
      <w:ins w:id="1257" w:author="Gassmere, Dawn E" w:date="2016-11-15T14:28:00Z">
        <w:r w:rsidR="00E20B54">
          <w:rPr>
            <w:rFonts w:ascii="Arial" w:hAnsi="Arial" w:cs="Arial"/>
          </w:rPr>
          <w:t>rchitecture (EA)</w:t>
        </w:r>
      </w:ins>
      <w:ins w:id="1258" w:author="Stephanie Miller" w:date="2016-11-11T13:07:00Z">
        <w:r w:rsidRPr="00782AE0">
          <w:rPr>
            <w:rFonts w:ascii="Arial" w:hAnsi="Arial" w:cs="Arial"/>
            <w:rPrChange w:id="1259" w:author="Stephanie Miller" w:date="2016-11-11T13:07:00Z">
              <w:rPr>
                <w:rFonts w:ascii="Arial" w:hAnsi="Arial" w:cs="Arial"/>
                <w:u w:val="single"/>
              </w:rPr>
            </w:rPrChange>
          </w:rPr>
          <w:t xml:space="preserve"> delivers value by evolving, maintaining and innovating our enterprise architecture foundation – to enable flexibility, speed to market, consumer engagement and digital enterprise driven technology platforms.</w:t>
        </w:r>
      </w:ins>
    </w:p>
    <w:p w14:paraId="3489BF5E" w14:textId="77777777" w:rsidR="00645676" w:rsidRDefault="00645676" w:rsidP="00782AE0">
      <w:pPr>
        <w:rPr>
          <w:ins w:id="1260" w:author="Ben  Pester" w:date="2016-11-17T16:55:00Z"/>
          <w:rFonts w:ascii="Arial" w:hAnsi="Arial" w:cs="Arial"/>
        </w:rPr>
      </w:pPr>
    </w:p>
    <w:p w14:paraId="237F4F05" w14:textId="77777777" w:rsidR="00645676" w:rsidRPr="003C226E" w:rsidRDefault="00645676" w:rsidP="00645676">
      <w:pPr>
        <w:pStyle w:val="Heading2"/>
        <w:rPr>
          <w:ins w:id="1261" w:author="Ben  Pester" w:date="2016-11-17T16:55:00Z"/>
          <w:rFonts w:ascii="Arial" w:hAnsi="Arial" w:cs="Arial"/>
          <w:color w:val="FFFFFF"/>
        </w:rPr>
      </w:pPr>
      <w:ins w:id="1262" w:author="Ben  Pester" w:date="2016-11-17T16:55:00Z">
        <w:r w:rsidRPr="003C226E">
          <w:rPr>
            <w:rFonts w:ascii="Arial" w:hAnsi="Arial" w:cs="Arial"/>
          </w:rPr>
          <w:lastRenderedPageBreak/>
          <w:t xml:space="preserve">SCREEN </w:t>
        </w:r>
        <w:r w:rsidRPr="003C226E">
          <w:rPr>
            <w:rFonts w:ascii="Arial" w:hAnsi="Arial" w:cs="Arial"/>
            <w:color w:val="FFFFFF"/>
          </w:rPr>
          <w:t>03_1</w:t>
        </w:r>
      </w:ins>
      <w:ins w:id="1263" w:author="Ben  Pester" w:date="2016-11-17T17:05:00Z">
        <w:r w:rsidR="007E55E3">
          <w:rPr>
            <w:rFonts w:ascii="Arial" w:hAnsi="Arial" w:cs="Arial"/>
            <w:color w:val="FFFFFF"/>
          </w:rPr>
          <w:t>55</w:t>
        </w:r>
      </w:ins>
    </w:p>
    <w:p w14:paraId="66072C6F" w14:textId="77777777" w:rsidR="00645676" w:rsidRPr="003C226E" w:rsidRDefault="00645676" w:rsidP="00645676">
      <w:pPr>
        <w:pStyle w:val="BW-screentype"/>
        <w:rPr>
          <w:ins w:id="1264" w:author="Ben  Pester" w:date="2016-11-17T16:55:00Z"/>
          <w:rFonts w:ascii="Arial" w:hAnsi="Arial" w:cs="Arial"/>
        </w:rPr>
      </w:pPr>
      <w:ins w:id="1265" w:author="Ben  Pester" w:date="2016-11-17T16:55:00Z">
        <w:r w:rsidRPr="003C226E">
          <w:rPr>
            <w:rFonts w:ascii="Arial" w:hAnsi="Arial" w:cs="Arial"/>
          </w:rPr>
          <w:t>SCREEN TYPE Hotspot reveal</w:t>
        </w:r>
      </w:ins>
    </w:p>
    <w:p w14:paraId="3C409250" w14:textId="77777777" w:rsidR="00645676" w:rsidRPr="003C226E" w:rsidRDefault="00645676" w:rsidP="00645676">
      <w:pPr>
        <w:rPr>
          <w:ins w:id="1266" w:author="Ben  Pester" w:date="2016-11-17T16:55:00Z"/>
          <w:rFonts w:ascii="Arial" w:hAnsi="Arial" w:cs="Arial"/>
          <w:b/>
          <w:u w:val="single"/>
        </w:rPr>
      </w:pPr>
      <w:ins w:id="1267" w:author="Ben  Pester" w:date="2016-11-17T16:55:00Z">
        <w:r w:rsidRPr="003C226E">
          <w:rPr>
            <w:rFonts w:ascii="Arial" w:hAnsi="Arial" w:cs="Arial"/>
            <w:b/>
            <w:u w:val="single"/>
          </w:rPr>
          <w:t>DESCRIPTION</w:t>
        </w:r>
      </w:ins>
    </w:p>
    <w:p w14:paraId="1439E7CC" w14:textId="77777777" w:rsidR="00645676" w:rsidRPr="003C226E" w:rsidRDefault="00645676" w:rsidP="00645676">
      <w:pPr>
        <w:rPr>
          <w:ins w:id="1268" w:author="Ben  Pester" w:date="2016-11-17T16:55:00Z"/>
          <w:rFonts w:ascii="Arial" w:hAnsi="Arial" w:cs="Arial"/>
        </w:rPr>
      </w:pPr>
      <w:commentRangeStart w:id="1269"/>
      <w:commentRangeStart w:id="1270"/>
      <w:ins w:id="1271" w:author="Ben  Pester" w:date="2016-11-17T16:55:00Z">
        <w:r w:rsidRPr="003C226E">
          <w:rPr>
            <w:rFonts w:ascii="Arial" w:hAnsi="Arial" w:cs="Arial"/>
          </w:rPr>
          <w:t xml:space="preserve">The </w:t>
        </w:r>
        <w:commentRangeEnd w:id="1269"/>
        <w:r>
          <w:rPr>
            <w:rStyle w:val="CommentReference"/>
          </w:rPr>
          <w:commentReference w:id="1269"/>
        </w:r>
        <w:commentRangeEnd w:id="1270"/>
        <w:r>
          <w:rPr>
            <w:rStyle w:val="CommentReference"/>
          </w:rPr>
          <w:commentReference w:id="1270"/>
        </w:r>
        <w:r w:rsidRPr="003C226E">
          <w:rPr>
            <w:rFonts w:ascii="Arial" w:hAnsi="Arial" w:cs="Arial"/>
          </w:rPr>
          <w:t>learner selects icons on an image to reveal further information, images or media.</w:t>
        </w:r>
      </w:ins>
    </w:p>
    <w:p w14:paraId="0C7E43B2" w14:textId="77777777" w:rsidR="00645676" w:rsidRPr="003C226E" w:rsidRDefault="00645676" w:rsidP="00645676">
      <w:pPr>
        <w:rPr>
          <w:ins w:id="1272" w:author="Ben  Pester" w:date="2016-11-17T16:55:00Z"/>
          <w:rFonts w:ascii="Arial" w:hAnsi="Arial" w:cs="Arial"/>
        </w:rPr>
      </w:pPr>
    </w:p>
    <w:p w14:paraId="62F7BB2F" w14:textId="77777777" w:rsidR="00645676" w:rsidRPr="003C226E" w:rsidRDefault="00645676" w:rsidP="00645676">
      <w:pPr>
        <w:rPr>
          <w:ins w:id="1273" w:author="Ben  Pester" w:date="2016-11-17T16:55:00Z"/>
          <w:rFonts w:ascii="Arial" w:hAnsi="Arial" w:cs="Arial"/>
        </w:rPr>
      </w:pPr>
      <w:ins w:id="1274" w:author="Ben  Pester" w:date="2016-11-17T16:55:00Z">
        <w:r>
          <w:rPr>
            <w:rFonts w:ascii="Arial" w:hAnsi="Arial" w:cs="Arial"/>
          </w:rPr>
          <w:t>The screen shows a strategy meeting – all around are different considerations of the ITS strategic operational layer</w:t>
        </w:r>
      </w:ins>
    </w:p>
    <w:p w14:paraId="54D4EAC4" w14:textId="77777777" w:rsidR="00645676" w:rsidRPr="003C226E" w:rsidRDefault="00645676" w:rsidP="00645676">
      <w:pPr>
        <w:rPr>
          <w:ins w:id="1275" w:author="Ben  Pester" w:date="2016-11-17T16:55:00Z"/>
          <w:rFonts w:ascii="Arial" w:hAnsi="Arial" w:cs="Arial"/>
          <w:b/>
          <w:u w:val="single"/>
        </w:rPr>
      </w:pPr>
    </w:p>
    <w:p w14:paraId="073F423D" w14:textId="77777777" w:rsidR="00645676" w:rsidRPr="003C226E" w:rsidRDefault="00645676" w:rsidP="00645676">
      <w:pPr>
        <w:rPr>
          <w:ins w:id="1276" w:author="Ben  Pester" w:date="2016-11-17T16:55:00Z"/>
          <w:rFonts w:ascii="Arial" w:hAnsi="Arial" w:cs="Arial"/>
          <w:b/>
          <w:u w:val="single"/>
        </w:rPr>
      </w:pPr>
      <w:ins w:id="1277" w:author="Ben  Pester" w:date="2016-11-17T16:55:00Z">
        <w:r w:rsidRPr="003C226E">
          <w:rPr>
            <w:rFonts w:ascii="Arial" w:hAnsi="Arial" w:cs="Arial"/>
            <w:b/>
            <w:u w:val="single"/>
          </w:rPr>
          <w:t>MAIN IMAGE</w:t>
        </w:r>
      </w:ins>
    </w:p>
    <w:p w14:paraId="20DCDA41" w14:textId="77777777" w:rsidR="00645676" w:rsidRDefault="00645676" w:rsidP="00645676">
      <w:pPr>
        <w:rPr>
          <w:ins w:id="1278" w:author="Ben  Pester" w:date="2016-11-17T16:56:00Z"/>
          <w:rFonts w:ascii="Arial" w:hAnsi="Arial" w:cs="Arial"/>
        </w:rPr>
      </w:pPr>
      <w:ins w:id="1279" w:author="Ben  Pester" w:date="2016-11-17T16:56:00Z">
        <w:r>
          <w:rPr>
            <w:rFonts w:ascii="Arial" w:hAnsi="Arial" w:cs="Arial"/>
          </w:rPr>
          <w:t xml:space="preserve">Use typography to list out: </w:t>
        </w:r>
      </w:ins>
    </w:p>
    <w:p w14:paraId="53ADBD03" w14:textId="77777777" w:rsidR="00645676" w:rsidRDefault="00645676" w:rsidP="00645676">
      <w:pPr>
        <w:rPr>
          <w:ins w:id="1280" w:author="Ben  Pester" w:date="2016-11-17T16:57:00Z"/>
          <w:rFonts w:ascii="Arial" w:hAnsi="Arial" w:cs="Arial"/>
        </w:rPr>
      </w:pPr>
      <w:ins w:id="1281" w:author="Ben  Pester" w:date="2016-11-17T16:57:00Z">
        <w:r>
          <w:rPr>
            <w:rFonts w:ascii="Arial" w:hAnsi="Arial" w:cs="Arial"/>
          </w:rPr>
          <w:t>Growth</w:t>
        </w:r>
      </w:ins>
    </w:p>
    <w:p w14:paraId="4B390E48" w14:textId="77777777" w:rsidR="00645676" w:rsidRDefault="00645676" w:rsidP="00645676">
      <w:pPr>
        <w:rPr>
          <w:ins w:id="1282" w:author="Ben  Pester" w:date="2016-11-17T16:57:00Z"/>
          <w:rFonts w:ascii="Arial" w:hAnsi="Arial" w:cs="Arial"/>
        </w:rPr>
      </w:pPr>
      <w:ins w:id="1283" w:author="Ben  Pester" w:date="2016-11-17T16:57:00Z">
        <w:r>
          <w:rPr>
            <w:rFonts w:ascii="Arial" w:hAnsi="Arial" w:cs="Arial"/>
          </w:rPr>
          <w:t>Enabling Functions</w:t>
        </w:r>
      </w:ins>
    </w:p>
    <w:p w14:paraId="66E5B31A" w14:textId="77777777" w:rsidR="00645676" w:rsidRDefault="00645676" w:rsidP="00645676">
      <w:pPr>
        <w:rPr>
          <w:ins w:id="1284" w:author="Ben  Pester" w:date="2016-11-17T16:57:00Z"/>
          <w:rFonts w:ascii="Arial" w:hAnsi="Arial" w:cs="Arial"/>
        </w:rPr>
      </w:pPr>
      <w:ins w:id="1285" w:author="Ben  Pester" w:date="2016-11-17T16:57:00Z">
        <w:r>
          <w:rPr>
            <w:rFonts w:ascii="Arial" w:hAnsi="Arial" w:cs="Arial"/>
          </w:rPr>
          <w:t>ISC</w:t>
        </w:r>
      </w:ins>
    </w:p>
    <w:p w14:paraId="1514C936" w14:textId="77777777" w:rsidR="00645676" w:rsidRDefault="00645676" w:rsidP="00645676">
      <w:pPr>
        <w:rPr>
          <w:ins w:id="1286" w:author="Ben  Pester" w:date="2016-11-17T16:55:00Z"/>
          <w:rFonts w:ascii="Arial" w:hAnsi="Arial" w:cs="Arial"/>
        </w:rPr>
      </w:pPr>
      <w:ins w:id="1287" w:author="Ben  Pester" w:date="2016-11-17T16:58:00Z">
        <w:r>
          <w:rPr>
            <w:rFonts w:ascii="Arial" w:hAnsi="Arial" w:cs="Arial"/>
          </w:rPr>
          <w:t>Decision Solutions</w:t>
        </w:r>
      </w:ins>
    </w:p>
    <w:p w14:paraId="5977CB25" w14:textId="77777777" w:rsidR="00645676" w:rsidRPr="003C226E" w:rsidRDefault="00645676" w:rsidP="00645676">
      <w:pPr>
        <w:rPr>
          <w:ins w:id="1288" w:author="Ben  Pester" w:date="2016-11-17T16:55:00Z"/>
          <w:rFonts w:ascii="Arial" w:hAnsi="Arial" w:cs="Arial"/>
          <w:b/>
          <w:u w:val="single"/>
        </w:rPr>
      </w:pPr>
    </w:p>
    <w:p w14:paraId="63B942ED" w14:textId="77777777" w:rsidR="00645676" w:rsidRPr="003C226E" w:rsidRDefault="00645676" w:rsidP="00645676">
      <w:pPr>
        <w:rPr>
          <w:ins w:id="1289" w:author="Ben  Pester" w:date="2016-11-17T16:55:00Z"/>
          <w:rFonts w:ascii="Arial" w:hAnsi="Arial" w:cs="Arial"/>
          <w:b/>
          <w:u w:val="single"/>
        </w:rPr>
      </w:pPr>
      <w:ins w:id="1290" w:author="Ben  Pester" w:date="2016-11-17T16:55:00Z">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ins>
    </w:p>
    <w:p w14:paraId="55495AEF" w14:textId="26EA4BF0" w:rsidR="00645676" w:rsidRDefault="00645676" w:rsidP="00645676">
      <w:pPr>
        <w:rPr>
          <w:ins w:id="1291" w:author="Ben  Pester" w:date="2016-11-17T16:56:00Z"/>
          <w:rFonts w:ascii="Arial" w:hAnsi="Arial" w:cs="Arial"/>
          <w:szCs w:val="20"/>
        </w:rPr>
      </w:pPr>
      <w:ins w:id="1292" w:author="Ben  Pester" w:date="2016-11-17T16:56:00Z">
        <w:r>
          <w:rPr>
            <w:rFonts w:ascii="Arial" w:hAnsi="Arial" w:cs="Arial"/>
            <w:szCs w:val="20"/>
          </w:rPr>
          <w:t>The engagement area of our operation is essential to the way we work. You</w:t>
        </w:r>
        <w:del w:id="1293" w:author="Adam Boothroyd" w:date="2016-11-28T11:34:00Z">
          <w:r w:rsidDel="009857B8">
            <w:rPr>
              <w:rFonts w:ascii="Arial" w:hAnsi="Arial" w:cs="Arial"/>
              <w:szCs w:val="20"/>
            </w:rPr>
            <w:delText>’</w:delText>
          </w:r>
        </w:del>
      </w:ins>
      <w:ins w:id="1294" w:author="Adam Boothroyd" w:date="2016-11-28T11:34:00Z">
        <w:r w:rsidR="009857B8">
          <w:rPr>
            <w:rFonts w:ascii="Arial" w:hAnsi="Arial" w:cs="Arial"/>
            <w:szCs w:val="20"/>
          </w:rPr>
          <w:t>'</w:t>
        </w:r>
      </w:ins>
      <w:ins w:id="1295" w:author="Ben  Pester" w:date="2016-11-17T16:56:00Z">
        <w:r>
          <w:rPr>
            <w:rFonts w:ascii="Arial" w:hAnsi="Arial" w:cs="Arial"/>
            <w:szCs w:val="20"/>
          </w:rPr>
          <w:t xml:space="preserve">ve already seen how we partner with all functions in MDLZ – imagine how this would work without a dedicated engagement team. This is where we build the partnerships that make our work possible. </w:t>
        </w:r>
      </w:ins>
    </w:p>
    <w:p w14:paraId="7A325EAF" w14:textId="77777777" w:rsidR="00645676" w:rsidRDefault="00645676" w:rsidP="00645676">
      <w:pPr>
        <w:rPr>
          <w:ins w:id="1296" w:author="Ben  Pester" w:date="2016-11-17T16:56:00Z"/>
          <w:rFonts w:ascii="Arial" w:hAnsi="Arial" w:cs="Arial"/>
          <w:szCs w:val="20"/>
        </w:rPr>
      </w:pPr>
    </w:p>
    <w:p w14:paraId="796753EF" w14:textId="77777777" w:rsidR="00645676" w:rsidRDefault="00645676" w:rsidP="00645676">
      <w:pPr>
        <w:rPr>
          <w:ins w:id="1297" w:author="Ben  Pester" w:date="2016-11-17T16:56:00Z"/>
          <w:rFonts w:ascii="Arial" w:hAnsi="Arial" w:cs="Arial"/>
          <w:szCs w:val="20"/>
        </w:rPr>
      </w:pPr>
      <w:ins w:id="1298" w:author="Ben  Pester" w:date="2016-11-17T16:56:00Z">
        <w:r>
          <w:rPr>
            <w:rFonts w:ascii="Arial" w:hAnsi="Arial" w:cs="Arial"/>
            <w:szCs w:val="20"/>
          </w:rPr>
          <w:t xml:space="preserve">Our </w:t>
        </w:r>
        <w:proofErr w:type="gramStart"/>
        <w:r>
          <w:rPr>
            <w:rFonts w:ascii="Arial" w:hAnsi="Arial" w:cs="Arial"/>
            <w:szCs w:val="20"/>
          </w:rPr>
          <w:t>Engagement  team</w:t>
        </w:r>
        <w:proofErr w:type="gramEnd"/>
        <w:r>
          <w:rPr>
            <w:rFonts w:ascii="Arial" w:hAnsi="Arial" w:cs="Arial"/>
            <w:szCs w:val="20"/>
          </w:rPr>
          <w:t xml:space="preserve"> is the front line of partnerships across MDLZ. We are actively engaged with Global, Regional and function based teams.  Within the engagement area you will find the following teams: </w:t>
        </w:r>
      </w:ins>
    </w:p>
    <w:p w14:paraId="0C0BFB7A" w14:textId="77777777" w:rsidR="00645676" w:rsidRPr="00EE11F1" w:rsidRDefault="00645676" w:rsidP="00645676">
      <w:pPr>
        <w:rPr>
          <w:ins w:id="1299" w:author="Ben  Pester" w:date="2016-11-17T16:55:00Z"/>
          <w:rFonts w:ascii="Arial" w:hAnsi="Arial" w:cs="Arial"/>
        </w:rPr>
      </w:pPr>
    </w:p>
    <w:p w14:paraId="42BB3057" w14:textId="77777777" w:rsidR="00645676" w:rsidRPr="00440AA4" w:rsidRDefault="00645676" w:rsidP="00645676">
      <w:pPr>
        <w:rPr>
          <w:ins w:id="1300" w:author="Ben  Pester" w:date="2016-11-17T16:55:00Z"/>
          <w:rFonts w:ascii="Arial" w:hAnsi="Arial" w:cs="Arial"/>
          <w:highlight w:val="yellow"/>
        </w:rPr>
      </w:pPr>
      <w:ins w:id="1301" w:author="Ben  Pester" w:date="2016-11-17T16:55:00Z">
        <w:r w:rsidRPr="00B861F3">
          <w:rPr>
            <w:rFonts w:ascii="Arial" w:hAnsi="Arial" w:cs="Arial"/>
            <w:b/>
            <w:highlight w:val="yellow"/>
            <w:u w:val="single"/>
          </w:rPr>
          <w:t>PROMPT</w:t>
        </w:r>
      </w:ins>
    </w:p>
    <w:p w14:paraId="223A5C37" w14:textId="0D76A721" w:rsidR="00645676" w:rsidRPr="00EE11F1" w:rsidRDefault="00645676" w:rsidP="00645676">
      <w:pPr>
        <w:rPr>
          <w:ins w:id="1302" w:author="Ben  Pester" w:date="2016-11-17T16:55:00Z"/>
          <w:rFonts w:ascii="Arial" w:hAnsi="Arial" w:cs="Arial"/>
        </w:rPr>
      </w:pPr>
      <w:ins w:id="1303" w:author="Ben  Pester" w:date="2016-11-17T16:55:00Z">
        <w:r w:rsidRPr="00440AA4">
          <w:rPr>
            <w:rFonts w:ascii="Arial" w:hAnsi="Arial" w:cs="Arial"/>
            <w:highlight w:val="yellow"/>
          </w:rPr>
          <w:t xml:space="preserve">Select each </w:t>
        </w:r>
      </w:ins>
      <w:ins w:id="1304" w:author="Ben  Pester" w:date="2016-11-29T10:56:00Z">
        <w:r w:rsidR="00727382">
          <w:rPr>
            <w:rFonts w:ascii="Arial" w:hAnsi="Arial" w:cs="Arial"/>
            <w:highlight w:val="yellow"/>
          </w:rPr>
          <w:t xml:space="preserve">team name </w:t>
        </w:r>
      </w:ins>
      <w:ins w:id="1305" w:author="Ben  Pester" w:date="2016-11-17T16:55:00Z">
        <w:del w:id="1306" w:author="Ben  Pester" w:date="2016-11-29T10:56:00Z">
          <w:r w:rsidRPr="00440AA4" w:rsidDel="00727382">
            <w:rPr>
              <w:rFonts w:ascii="Arial" w:hAnsi="Arial" w:cs="Arial"/>
              <w:highlight w:val="yellow"/>
            </w:rPr>
            <w:delText xml:space="preserve">area of this strategy meeting </w:delText>
          </w:r>
        </w:del>
        <w:r w:rsidRPr="00440AA4">
          <w:rPr>
            <w:rFonts w:ascii="Arial" w:hAnsi="Arial" w:cs="Arial"/>
            <w:highlight w:val="yellow"/>
          </w:rPr>
          <w:t xml:space="preserve">to find out </w:t>
        </w:r>
        <w:commentRangeStart w:id="1307"/>
        <w:r w:rsidRPr="00440AA4">
          <w:rPr>
            <w:rFonts w:ascii="Arial" w:hAnsi="Arial" w:cs="Arial"/>
            <w:highlight w:val="yellow"/>
          </w:rPr>
          <w:t>more</w:t>
        </w:r>
        <w:commentRangeEnd w:id="1307"/>
        <w:r w:rsidRPr="00EE11F1">
          <w:rPr>
            <w:rStyle w:val="CommentReference"/>
            <w:rFonts w:ascii="Arial" w:hAnsi="Arial" w:cs="Arial"/>
            <w:rPrChange w:id="1308" w:author="Ben  Pester" w:date="2016-11-17T17:02:00Z">
              <w:rPr>
                <w:rStyle w:val="CommentReference"/>
              </w:rPr>
            </w:rPrChange>
          </w:rPr>
          <w:commentReference w:id="1307"/>
        </w:r>
        <w:r w:rsidRPr="00EE11F1">
          <w:rPr>
            <w:rFonts w:ascii="Arial" w:hAnsi="Arial" w:cs="Arial"/>
            <w:highlight w:val="yellow"/>
          </w:rPr>
          <w:t>.</w:t>
        </w:r>
      </w:ins>
    </w:p>
    <w:p w14:paraId="33F05EF5" w14:textId="77777777" w:rsidR="00645676" w:rsidRPr="00B861F3" w:rsidRDefault="00645676" w:rsidP="00645676">
      <w:pPr>
        <w:rPr>
          <w:ins w:id="1309" w:author="Ben  Pester" w:date="2016-11-17T16:55:00Z"/>
          <w:rFonts w:ascii="Arial" w:hAnsi="Arial" w:cs="Arial"/>
          <w:b/>
          <w:u w:val="single"/>
        </w:rPr>
      </w:pPr>
    </w:p>
    <w:p w14:paraId="2777A097" w14:textId="77777777" w:rsidR="00645676" w:rsidRPr="00440AA4" w:rsidRDefault="00645676" w:rsidP="00645676">
      <w:pPr>
        <w:rPr>
          <w:ins w:id="1310" w:author="Ben  Pester" w:date="2016-11-17T16:55:00Z"/>
          <w:rFonts w:ascii="Arial" w:hAnsi="Arial" w:cs="Arial"/>
          <w:b/>
          <w:u w:val="single"/>
        </w:rPr>
      </w:pPr>
      <w:ins w:id="1311" w:author="Ben  Pester" w:date="2016-11-17T16:55:00Z">
        <w:r w:rsidRPr="00440AA4">
          <w:rPr>
            <w:rFonts w:ascii="Arial" w:hAnsi="Arial" w:cs="Arial"/>
            <w:b/>
            <w:u w:val="single"/>
          </w:rPr>
          <w:t>REVEAL 1 ICON PLACEMENT</w:t>
        </w:r>
      </w:ins>
    </w:p>
    <w:p w14:paraId="3358948D" w14:textId="77777777" w:rsidR="00645676" w:rsidRPr="00440AA4" w:rsidRDefault="00645676" w:rsidP="00645676">
      <w:pPr>
        <w:rPr>
          <w:ins w:id="1312" w:author="Ben  Pester" w:date="2016-11-17T16:55:00Z"/>
          <w:rFonts w:ascii="Arial" w:hAnsi="Arial" w:cs="Arial"/>
        </w:rPr>
      </w:pPr>
      <w:ins w:id="1313" w:author="Ben  Pester" w:date="2016-11-17T16:58:00Z">
        <w:r w:rsidRPr="00440AA4">
          <w:rPr>
            <w:rFonts w:ascii="Arial" w:hAnsi="Arial" w:cs="Arial"/>
          </w:rPr>
          <w:t>Growth</w:t>
        </w:r>
      </w:ins>
    </w:p>
    <w:p w14:paraId="6847BAF0" w14:textId="77777777" w:rsidR="00645676" w:rsidRPr="00440AA4" w:rsidRDefault="00645676" w:rsidP="00645676">
      <w:pPr>
        <w:rPr>
          <w:ins w:id="1314" w:author="Ben  Pester" w:date="2016-11-17T16:55:00Z"/>
          <w:rFonts w:ascii="Arial" w:hAnsi="Arial" w:cs="Arial"/>
          <w:b/>
          <w:u w:val="single"/>
        </w:rPr>
      </w:pPr>
    </w:p>
    <w:p w14:paraId="22DB8199" w14:textId="77777777" w:rsidR="00645676" w:rsidRPr="009B545E" w:rsidRDefault="00645676" w:rsidP="00645676">
      <w:pPr>
        <w:rPr>
          <w:ins w:id="1315" w:author="Ben  Pester" w:date="2016-11-17T16:55:00Z"/>
          <w:rFonts w:ascii="Arial" w:hAnsi="Arial" w:cs="Arial"/>
          <w:b/>
          <w:color w:val="808080"/>
        </w:rPr>
      </w:pPr>
      <w:ins w:id="1316" w:author="Ben  Pester" w:date="2016-11-17T16:55:00Z">
        <w:r w:rsidRPr="009B545E">
          <w:rPr>
            <w:rFonts w:ascii="Arial" w:hAnsi="Arial" w:cs="Arial"/>
            <w:b/>
            <w:u w:val="single"/>
          </w:rPr>
          <w:t>REVEAL 1 TEXT</w:t>
        </w:r>
        <w:r w:rsidRPr="009B545E">
          <w:rPr>
            <w:rFonts w:ascii="Arial" w:hAnsi="Arial" w:cs="Arial"/>
            <w:b/>
          </w:rPr>
          <w:t xml:space="preserve"> </w:t>
        </w:r>
        <w:r w:rsidRPr="009B545E">
          <w:rPr>
            <w:rFonts w:ascii="Arial" w:hAnsi="Arial" w:cs="Arial"/>
            <w:b/>
            <w:color w:val="808080"/>
          </w:rPr>
          <w:t>(50 words max)</w:t>
        </w:r>
      </w:ins>
    </w:p>
    <w:p w14:paraId="5A07A073" w14:textId="77777777" w:rsidR="00645676" w:rsidRPr="00EE11F1" w:rsidRDefault="00645676" w:rsidP="00645676">
      <w:pPr>
        <w:rPr>
          <w:ins w:id="1317" w:author="Ben  Pester" w:date="2016-11-17T16:58:00Z"/>
          <w:rFonts w:ascii="Arial" w:hAnsi="Arial" w:cs="Arial"/>
          <w:rPrChange w:id="1318" w:author="Ben  Pester" w:date="2016-11-17T17:02:00Z">
            <w:rPr>
              <w:ins w:id="1319" w:author="Ben  Pester" w:date="2016-11-17T16:58:00Z"/>
            </w:rPr>
          </w:rPrChange>
        </w:rPr>
      </w:pPr>
      <w:ins w:id="1320" w:author="Ben  Pester" w:date="2016-11-17T16:58:00Z">
        <w:r w:rsidRPr="00EE11F1">
          <w:rPr>
            <w:rFonts w:ascii="Arial" w:hAnsi="Arial" w:cs="Arial"/>
            <w:rPrChange w:id="1321" w:author="Ben  Pester" w:date="2016-11-17T17:02:00Z">
              <w:rPr/>
            </w:rPrChange>
          </w:rPr>
          <w:t xml:space="preserve">Delivers capabilities and co-leads the digital transformation while supporting Sales, Marketing and Categories. </w:t>
        </w:r>
      </w:ins>
    </w:p>
    <w:p w14:paraId="71A33BC2" w14:textId="77777777" w:rsidR="00645676" w:rsidRPr="00EE11F1" w:rsidRDefault="00645676" w:rsidP="00645676">
      <w:pPr>
        <w:rPr>
          <w:ins w:id="1322" w:author="Ben  Pester" w:date="2016-11-17T16:55:00Z"/>
          <w:rFonts w:ascii="Arial" w:hAnsi="Arial" w:cs="Arial"/>
          <w:u w:val="single"/>
        </w:rPr>
      </w:pPr>
    </w:p>
    <w:p w14:paraId="1E387578" w14:textId="77777777" w:rsidR="00645676" w:rsidRPr="00B861F3" w:rsidRDefault="00645676" w:rsidP="00645676">
      <w:pPr>
        <w:rPr>
          <w:ins w:id="1323" w:author="Ben  Pester" w:date="2016-11-17T16:55:00Z"/>
          <w:rFonts w:ascii="Arial" w:hAnsi="Arial" w:cs="Arial"/>
          <w:b/>
          <w:u w:val="single"/>
        </w:rPr>
      </w:pPr>
      <w:ins w:id="1324" w:author="Ben  Pester" w:date="2016-11-17T16:55:00Z">
        <w:r w:rsidRPr="00B861F3">
          <w:rPr>
            <w:rFonts w:ascii="Arial" w:hAnsi="Arial" w:cs="Arial"/>
            <w:b/>
            <w:u w:val="single"/>
          </w:rPr>
          <w:t>REVEAL 2 ICON PLACEMENT</w:t>
        </w:r>
      </w:ins>
    </w:p>
    <w:p w14:paraId="76FF36F6" w14:textId="77777777" w:rsidR="00645676" w:rsidRPr="00EE11F1" w:rsidRDefault="00645676" w:rsidP="00645676">
      <w:pPr>
        <w:rPr>
          <w:ins w:id="1325" w:author="Ben  Pester" w:date="2016-11-17T16:58:00Z"/>
          <w:rFonts w:ascii="Arial" w:hAnsi="Arial" w:cs="Arial"/>
          <w:rPrChange w:id="1326" w:author="Ben  Pester" w:date="2016-11-17T17:02:00Z">
            <w:rPr>
              <w:ins w:id="1327" w:author="Ben  Pester" w:date="2016-11-17T16:58:00Z"/>
              <w:rFonts w:ascii="Arial" w:hAnsi="Arial" w:cs="Arial"/>
              <w:b/>
              <w:u w:val="single"/>
            </w:rPr>
          </w:rPrChange>
        </w:rPr>
      </w:pPr>
      <w:ins w:id="1328" w:author="Ben  Pester" w:date="2016-11-17T16:58:00Z">
        <w:r w:rsidRPr="00EE11F1">
          <w:rPr>
            <w:rFonts w:ascii="Arial" w:hAnsi="Arial" w:cs="Arial"/>
            <w:rPrChange w:id="1329" w:author="Ben  Pester" w:date="2016-11-17T17:02:00Z">
              <w:rPr>
                <w:rFonts w:ascii="Arial" w:hAnsi="Arial" w:cs="Arial"/>
                <w:b/>
                <w:u w:val="single"/>
              </w:rPr>
            </w:rPrChange>
          </w:rPr>
          <w:t>Enabling Functions</w:t>
        </w:r>
      </w:ins>
    </w:p>
    <w:p w14:paraId="37EC6850" w14:textId="77777777" w:rsidR="00645676" w:rsidRPr="00EE11F1" w:rsidRDefault="00645676" w:rsidP="00645676">
      <w:pPr>
        <w:rPr>
          <w:ins w:id="1330" w:author="Ben  Pester" w:date="2016-11-17T16:55:00Z"/>
          <w:rFonts w:ascii="Arial" w:hAnsi="Arial" w:cs="Arial"/>
          <w:b/>
          <w:u w:val="single"/>
        </w:rPr>
      </w:pPr>
    </w:p>
    <w:p w14:paraId="036AA31A" w14:textId="77777777" w:rsidR="00645676" w:rsidRPr="00440AA4" w:rsidRDefault="00645676" w:rsidP="00645676">
      <w:pPr>
        <w:rPr>
          <w:ins w:id="1331" w:author="Ben  Pester" w:date="2016-11-17T16:55:00Z"/>
          <w:rFonts w:ascii="Arial" w:hAnsi="Arial" w:cs="Arial"/>
          <w:u w:val="single"/>
        </w:rPr>
      </w:pPr>
      <w:ins w:id="1332" w:author="Ben  Pester" w:date="2016-11-17T16:55:00Z">
        <w:r w:rsidRPr="00B861F3">
          <w:rPr>
            <w:rFonts w:ascii="Arial" w:hAnsi="Arial" w:cs="Arial"/>
            <w:b/>
            <w:u w:val="single"/>
          </w:rPr>
          <w:t>REVEAL 2 TEXT</w:t>
        </w:r>
        <w:r w:rsidRPr="00440AA4">
          <w:rPr>
            <w:rFonts w:ascii="Arial" w:hAnsi="Arial" w:cs="Arial"/>
            <w:b/>
          </w:rPr>
          <w:t xml:space="preserve"> </w:t>
        </w:r>
        <w:r w:rsidRPr="00440AA4">
          <w:rPr>
            <w:rFonts w:ascii="Arial" w:hAnsi="Arial" w:cs="Arial"/>
            <w:b/>
            <w:color w:val="808080"/>
          </w:rPr>
          <w:t>(50 words max)</w:t>
        </w:r>
      </w:ins>
    </w:p>
    <w:p w14:paraId="2CFFCE59" w14:textId="39C11760" w:rsidR="00645676" w:rsidRPr="00EE11F1" w:rsidRDefault="00645676" w:rsidP="00645676">
      <w:pPr>
        <w:rPr>
          <w:ins w:id="1333" w:author="Ben  Pester" w:date="2016-11-17T16:59:00Z"/>
          <w:rFonts w:ascii="Arial" w:hAnsi="Arial" w:cs="Arial"/>
          <w:u w:val="single"/>
        </w:rPr>
      </w:pPr>
      <w:ins w:id="1334" w:author="Ben  Pester" w:date="2016-11-17T16:59:00Z">
        <w:r w:rsidRPr="00EE11F1">
          <w:rPr>
            <w:rFonts w:ascii="Arial" w:hAnsi="Arial" w:cs="Arial"/>
            <w:rPrChange w:id="1335" w:author="Ben  Pester" w:date="2016-11-17T17:02:00Z">
              <w:rPr/>
            </w:rPrChange>
          </w:rPr>
          <w:t xml:space="preserve">Supports </w:t>
        </w:r>
        <w:del w:id="1336" w:author="Adam Boothroyd" w:date="2016-11-28T14:09:00Z">
          <w:r w:rsidRPr="00EE11F1" w:rsidDel="003D6503">
            <w:rPr>
              <w:rFonts w:ascii="Arial" w:hAnsi="Arial" w:cs="Arial"/>
              <w:rPrChange w:id="1337" w:author="Ben  Pester" w:date="2016-11-17T17:02:00Z">
                <w:rPr/>
              </w:rPrChange>
            </w:rPr>
            <w:delText xml:space="preserve">supports </w:delText>
          </w:r>
        </w:del>
        <w:r w:rsidRPr="00EE11F1">
          <w:rPr>
            <w:rFonts w:ascii="Arial" w:hAnsi="Arial" w:cs="Arial"/>
            <w:rPrChange w:id="1338" w:author="Ben  Pester" w:date="2016-11-17T17:02:00Z">
              <w:rPr/>
            </w:rPrChange>
          </w:rPr>
          <w:t>Finance, MBS, Human Resources (HR) and Legal (LIS</w:t>
        </w:r>
      </w:ins>
      <w:ins w:id="1339" w:author="Adam Boothroyd" w:date="2016-11-28T14:10:00Z">
        <w:r w:rsidR="00E75CCF">
          <w:rPr>
            <w:rFonts w:ascii="Arial" w:hAnsi="Arial" w:cs="Arial"/>
          </w:rPr>
          <w:t>).</w:t>
        </w:r>
      </w:ins>
    </w:p>
    <w:p w14:paraId="6C9C051F" w14:textId="77777777" w:rsidR="00645676" w:rsidRPr="00B861F3" w:rsidRDefault="00645676" w:rsidP="00645676">
      <w:pPr>
        <w:rPr>
          <w:ins w:id="1340" w:author="Ben  Pester" w:date="2016-11-17T16:55:00Z"/>
          <w:rFonts w:ascii="Arial" w:hAnsi="Arial" w:cs="Arial"/>
          <w:u w:val="single"/>
        </w:rPr>
      </w:pPr>
    </w:p>
    <w:p w14:paraId="387D5978" w14:textId="77777777" w:rsidR="00645676" w:rsidRPr="00440AA4" w:rsidRDefault="00645676" w:rsidP="00645676">
      <w:pPr>
        <w:rPr>
          <w:ins w:id="1341" w:author="Ben  Pester" w:date="2016-11-17T16:55:00Z"/>
          <w:rFonts w:ascii="Arial" w:hAnsi="Arial" w:cs="Arial"/>
          <w:b/>
          <w:u w:val="single"/>
        </w:rPr>
      </w:pPr>
      <w:ins w:id="1342" w:author="Ben  Pester" w:date="2016-11-17T16:55:00Z">
        <w:r w:rsidRPr="00440AA4">
          <w:rPr>
            <w:rFonts w:ascii="Arial" w:hAnsi="Arial" w:cs="Arial"/>
            <w:b/>
            <w:u w:val="single"/>
          </w:rPr>
          <w:t>REVEAL 3 ICON PLACEMENT</w:t>
        </w:r>
      </w:ins>
    </w:p>
    <w:p w14:paraId="3BDE16F4" w14:textId="77777777" w:rsidR="00645676" w:rsidRPr="00EE11F1" w:rsidRDefault="00645676" w:rsidP="00645676">
      <w:pPr>
        <w:rPr>
          <w:ins w:id="1343" w:author="Ben  Pester" w:date="2016-11-17T16:59:00Z"/>
          <w:rFonts w:ascii="Arial" w:hAnsi="Arial" w:cs="Arial"/>
          <w:rPrChange w:id="1344" w:author="Ben  Pester" w:date="2016-11-17T17:02:00Z">
            <w:rPr>
              <w:ins w:id="1345" w:author="Ben  Pester" w:date="2016-11-17T16:59:00Z"/>
              <w:rFonts w:ascii="Arial" w:hAnsi="Arial" w:cs="Arial"/>
              <w:b/>
              <w:u w:val="single"/>
            </w:rPr>
          </w:rPrChange>
        </w:rPr>
      </w:pPr>
      <w:ins w:id="1346" w:author="Ben  Pester" w:date="2016-11-17T16:59:00Z">
        <w:r w:rsidRPr="00EE11F1">
          <w:rPr>
            <w:rFonts w:ascii="Arial" w:hAnsi="Arial" w:cs="Arial"/>
            <w:rPrChange w:id="1347" w:author="Ben  Pester" w:date="2016-11-17T17:02:00Z">
              <w:rPr>
                <w:rFonts w:ascii="Arial" w:hAnsi="Arial" w:cs="Arial"/>
                <w:b/>
                <w:u w:val="single"/>
              </w:rPr>
            </w:rPrChange>
          </w:rPr>
          <w:t>ISC</w:t>
        </w:r>
      </w:ins>
    </w:p>
    <w:p w14:paraId="5223579F" w14:textId="77777777" w:rsidR="00645676" w:rsidRPr="00EE11F1" w:rsidRDefault="00645676" w:rsidP="00645676">
      <w:pPr>
        <w:rPr>
          <w:ins w:id="1348" w:author="Ben  Pester" w:date="2016-11-17T16:55:00Z"/>
          <w:rFonts w:ascii="Arial" w:hAnsi="Arial" w:cs="Arial"/>
          <w:b/>
          <w:u w:val="single"/>
        </w:rPr>
      </w:pPr>
    </w:p>
    <w:p w14:paraId="30E54574" w14:textId="77777777" w:rsidR="00645676" w:rsidRPr="00440AA4" w:rsidRDefault="00645676" w:rsidP="00645676">
      <w:pPr>
        <w:rPr>
          <w:ins w:id="1349" w:author="Ben  Pester" w:date="2016-11-17T16:55:00Z"/>
          <w:rFonts w:ascii="Arial" w:hAnsi="Arial" w:cs="Arial"/>
          <w:u w:val="single"/>
        </w:rPr>
      </w:pPr>
      <w:ins w:id="1350" w:author="Ben  Pester" w:date="2016-11-17T16:55:00Z">
        <w:r w:rsidRPr="00B861F3">
          <w:rPr>
            <w:rFonts w:ascii="Arial" w:hAnsi="Arial" w:cs="Arial"/>
            <w:b/>
            <w:u w:val="single"/>
          </w:rPr>
          <w:t>REVEAL 3 TEXT</w:t>
        </w:r>
        <w:r w:rsidRPr="00440AA4">
          <w:rPr>
            <w:rFonts w:ascii="Arial" w:hAnsi="Arial" w:cs="Arial"/>
            <w:b/>
          </w:rPr>
          <w:t xml:space="preserve"> </w:t>
        </w:r>
        <w:r w:rsidRPr="00440AA4">
          <w:rPr>
            <w:rFonts w:ascii="Arial" w:hAnsi="Arial" w:cs="Arial"/>
            <w:b/>
            <w:color w:val="808080"/>
          </w:rPr>
          <w:t>(50 words max)</w:t>
        </w:r>
      </w:ins>
    </w:p>
    <w:p w14:paraId="66A6530C" w14:textId="516846EC" w:rsidR="00645676" w:rsidRPr="00EE11F1" w:rsidRDefault="00EE11F1" w:rsidP="00782AE0">
      <w:pPr>
        <w:rPr>
          <w:ins w:id="1351" w:author="Ben  Pester" w:date="2016-11-17T17:00:00Z"/>
          <w:rFonts w:ascii="Arial" w:hAnsi="Arial" w:cs="Arial"/>
          <w:rPrChange w:id="1352" w:author="Ben  Pester" w:date="2016-11-17T17:02:00Z">
            <w:rPr>
              <w:ins w:id="1353" w:author="Ben  Pester" w:date="2016-11-17T17:00:00Z"/>
            </w:rPr>
          </w:rPrChange>
        </w:rPr>
      </w:pPr>
      <w:ins w:id="1354" w:author="Ben  Pester" w:date="2016-11-17T17:00:00Z">
        <w:r w:rsidRPr="0001313D">
          <w:rPr>
            <w:rFonts w:ascii="Arial" w:hAnsi="Arial" w:cs="Arial"/>
            <w:rPrChange w:id="1355" w:author="Adam Boothroyd" w:date="2016-11-28T09:55:00Z">
              <w:rPr>
                <w:b/>
              </w:rPr>
            </w:rPrChange>
          </w:rPr>
          <w:t>S</w:t>
        </w:r>
        <w:r w:rsidRPr="00EE11F1">
          <w:rPr>
            <w:rFonts w:ascii="Arial" w:hAnsi="Arial" w:cs="Arial"/>
            <w:rPrChange w:id="1356" w:author="Ben  Pester" w:date="2016-11-17T17:02:00Z">
              <w:rPr/>
            </w:rPrChange>
          </w:rPr>
          <w:t xml:space="preserve">upports global </w:t>
        </w:r>
      </w:ins>
      <w:ins w:id="1357" w:author="Adam Boothroyd" w:date="2016-11-28T14:10:00Z">
        <w:r w:rsidR="00E325BD">
          <w:rPr>
            <w:rFonts w:ascii="Arial" w:hAnsi="Arial" w:cs="Arial"/>
          </w:rPr>
          <w:t>I</w:t>
        </w:r>
      </w:ins>
      <w:ins w:id="1358" w:author="Ben  Pester" w:date="2016-11-17T17:00:00Z">
        <w:del w:id="1359" w:author="Adam Boothroyd" w:date="2016-11-28T14:10:00Z">
          <w:r w:rsidRPr="00EE11F1" w:rsidDel="00E325BD">
            <w:rPr>
              <w:rFonts w:ascii="Arial" w:hAnsi="Arial" w:cs="Arial"/>
              <w:rPrChange w:id="1360" w:author="Ben  Pester" w:date="2016-11-17T17:02:00Z">
                <w:rPr/>
              </w:rPrChange>
            </w:rPr>
            <w:delText>i</w:delText>
          </w:r>
        </w:del>
        <w:r w:rsidRPr="00EE11F1">
          <w:rPr>
            <w:rFonts w:ascii="Arial" w:hAnsi="Arial" w:cs="Arial"/>
            <w:rPrChange w:id="1361" w:author="Ben  Pester" w:date="2016-11-17T17:02:00Z">
              <w:rPr/>
            </w:rPrChange>
          </w:rPr>
          <w:t>ntegrated</w:t>
        </w:r>
        <w:del w:id="1362" w:author="Adam Boothroyd" w:date="2016-11-28T14:10:00Z">
          <w:r w:rsidRPr="00EE11F1" w:rsidDel="00E325BD">
            <w:rPr>
              <w:rFonts w:ascii="Arial" w:hAnsi="Arial" w:cs="Arial"/>
              <w:rPrChange w:id="1363" w:author="Ben  Pester" w:date="2016-11-17T17:02:00Z">
                <w:rPr/>
              </w:rPrChange>
            </w:rPr>
            <w:delText xml:space="preserve"> </w:delText>
          </w:r>
        </w:del>
      </w:ins>
      <w:ins w:id="1364" w:author="Adam Boothroyd" w:date="2016-11-28T14:10:00Z">
        <w:r w:rsidR="00E325BD">
          <w:rPr>
            <w:rFonts w:ascii="Arial" w:hAnsi="Arial" w:cs="Arial"/>
          </w:rPr>
          <w:t xml:space="preserve"> S</w:t>
        </w:r>
      </w:ins>
      <w:ins w:id="1365" w:author="Ben  Pester" w:date="2016-11-17T17:00:00Z">
        <w:del w:id="1366" w:author="Adam Boothroyd" w:date="2016-11-28T14:10:00Z">
          <w:r w:rsidRPr="00EE11F1" w:rsidDel="00E325BD">
            <w:rPr>
              <w:rFonts w:ascii="Arial" w:hAnsi="Arial" w:cs="Arial"/>
              <w:rPrChange w:id="1367" w:author="Ben  Pester" w:date="2016-11-17T17:02:00Z">
                <w:rPr/>
              </w:rPrChange>
            </w:rPr>
            <w:delText>s</w:delText>
          </w:r>
        </w:del>
        <w:r w:rsidRPr="00EE11F1">
          <w:rPr>
            <w:rFonts w:ascii="Arial" w:hAnsi="Arial" w:cs="Arial"/>
            <w:rPrChange w:id="1368" w:author="Ben  Pester" w:date="2016-11-17T17:02:00Z">
              <w:rPr/>
            </w:rPrChange>
          </w:rPr>
          <w:t xml:space="preserve">upply </w:t>
        </w:r>
      </w:ins>
      <w:ins w:id="1369" w:author="Adam Boothroyd" w:date="2016-11-28T14:11:00Z">
        <w:r w:rsidR="00E325BD">
          <w:rPr>
            <w:rFonts w:ascii="Arial" w:hAnsi="Arial" w:cs="Arial"/>
          </w:rPr>
          <w:t>C</w:t>
        </w:r>
      </w:ins>
      <w:ins w:id="1370" w:author="Ben  Pester" w:date="2016-11-17T17:00:00Z">
        <w:del w:id="1371" w:author="Adam Boothroyd" w:date="2016-11-28T14:11:00Z">
          <w:r w:rsidRPr="00EE11F1" w:rsidDel="00E325BD">
            <w:rPr>
              <w:rFonts w:ascii="Arial" w:hAnsi="Arial" w:cs="Arial"/>
              <w:rPrChange w:id="1372" w:author="Ben  Pester" w:date="2016-11-17T17:02:00Z">
                <w:rPr/>
              </w:rPrChange>
            </w:rPr>
            <w:delText>c</w:delText>
          </w:r>
        </w:del>
        <w:r w:rsidRPr="00EE11F1">
          <w:rPr>
            <w:rFonts w:ascii="Arial" w:hAnsi="Arial" w:cs="Arial"/>
            <w:rPrChange w:id="1373" w:author="Ben  Pester" w:date="2016-11-17T17:02:00Z">
              <w:rPr/>
            </w:rPrChange>
          </w:rPr>
          <w:t>hain (ISC) and Research Development &amp; Quality (RDQ</w:t>
        </w:r>
        <w:del w:id="1374" w:author="Adam Boothroyd" w:date="2016-11-28T14:11:00Z">
          <w:r w:rsidRPr="00EE11F1" w:rsidDel="00C44AE1">
            <w:rPr>
              <w:rFonts w:ascii="Arial" w:hAnsi="Arial" w:cs="Arial"/>
              <w:rPrChange w:id="1375" w:author="Ben  Pester" w:date="2016-11-17T17:02:00Z">
                <w:rPr/>
              </w:rPrChange>
            </w:rPr>
            <w:delText xml:space="preserve"> </w:delText>
          </w:r>
        </w:del>
        <w:r w:rsidRPr="00EE11F1">
          <w:rPr>
            <w:rFonts w:ascii="Arial" w:hAnsi="Arial" w:cs="Arial"/>
            <w:rPrChange w:id="1376" w:author="Ben  Pester" w:date="2016-11-17T17:02:00Z">
              <w:rPr/>
            </w:rPrChange>
          </w:rPr>
          <w:t>)</w:t>
        </w:r>
      </w:ins>
      <w:ins w:id="1377" w:author="Adam Boothroyd" w:date="2016-11-28T14:11:00Z">
        <w:r w:rsidR="00C44AE1">
          <w:rPr>
            <w:rFonts w:ascii="Arial" w:hAnsi="Arial" w:cs="Arial"/>
          </w:rPr>
          <w:t>.</w:t>
        </w:r>
      </w:ins>
    </w:p>
    <w:p w14:paraId="15CCE062" w14:textId="77777777" w:rsidR="00EE11F1" w:rsidRPr="00EE11F1" w:rsidRDefault="00EE11F1" w:rsidP="00782AE0">
      <w:pPr>
        <w:rPr>
          <w:ins w:id="1378" w:author="Ben  Pester" w:date="2016-11-17T17:00:00Z"/>
          <w:rFonts w:ascii="Arial" w:hAnsi="Arial" w:cs="Arial"/>
          <w:rPrChange w:id="1379" w:author="Ben  Pester" w:date="2016-11-17T17:02:00Z">
            <w:rPr>
              <w:ins w:id="1380" w:author="Ben  Pester" w:date="2016-11-17T17:00:00Z"/>
            </w:rPr>
          </w:rPrChange>
        </w:rPr>
      </w:pPr>
    </w:p>
    <w:p w14:paraId="6FC8CE17" w14:textId="77777777" w:rsidR="00EE11F1" w:rsidRPr="00EE11F1" w:rsidRDefault="00EE11F1" w:rsidP="00782AE0">
      <w:pPr>
        <w:rPr>
          <w:ins w:id="1381" w:author="Ben  Pester" w:date="2016-11-17T17:00:00Z"/>
          <w:rFonts w:ascii="Arial" w:hAnsi="Arial" w:cs="Arial"/>
          <w:b/>
          <w:u w:val="single"/>
          <w:rPrChange w:id="1382" w:author="Ben  Pester" w:date="2016-11-17T17:02:00Z">
            <w:rPr>
              <w:ins w:id="1383" w:author="Ben  Pester" w:date="2016-11-17T17:00:00Z"/>
              <w:b/>
              <w:u w:val="single"/>
            </w:rPr>
          </w:rPrChange>
        </w:rPr>
      </w:pPr>
      <w:ins w:id="1384" w:author="Ben  Pester" w:date="2016-11-17T17:00:00Z">
        <w:r w:rsidRPr="00EE11F1">
          <w:rPr>
            <w:rFonts w:ascii="Arial" w:hAnsi="Arial" w:cs="Arial"/>
            <w:b/>
            <w:u w:val="single"/>
            <w:rPrChange w:id="1385" w:author="Ben  Pester" w:date="2016-11-17T17:02:00Z">
              <w:rPr>
                <w:b/>
                <w:u w:val="single"/>
              </w:rPr>
            </w:rPrChange>
          </w:rPr>
          <w:t xml:space="preserve">REVEAL 4 ICON PLACEMENT </w:t>
        </w:r>
      </w:ins>
    </w:p>
    <w:p w14:paraId="059734EE" w14:textId="77777777" w:rsidR="00EE11F1" w:rsidRDefault="00EE11F1" w:rsidP="00782AE0">
      <w:pPr>
        <w:rPr>
          <w:ins w:id="1386" w:author="Ben  Pester" w:date="2016-11-17T17:02:00Z"/>
          <w:rFonts w:ascii="Arial" w:hAnsi="Arial" w:cs="Arial"/>
        </w:rPr>
      </w:pPr>
      <w:ins w:id="1387" w:author="Ben  Pester" w:date="2016-11-17T17:00:00Z">
        <w:r w:rsidRPr="00EE11F1">
          <w:rPr>
            <w:rFonts w:ascii="Arial" w:hAnsi="Arial" w:cs="Arial"/>
            <w:rPrChange w:id="1388" w:author="Ben  Pester" w:date="2016-11-17T17:02:00Z">
              <w:rPr>
                <w:b/>
                <w:u w:val="single"/>
              </w:rPr>
            </w:rPrChange>
          </w:rPr>
          <w:t>Decision Solutions</w:t>
        </w:r>
      </w:ins>
    </w:p>
    <w:p w14:paraId="14D64995" w14:textId="77777777" w:rsidR="00EE11F1" w:rsidRDefault="00EE11F1" w:rsidP="00782AE0">
      <w:pPr>
        <w:rPr>
          <w:ins w:id="1389" w:author="Ben  Pester" w:date="2016-11-17T17:02:00Z"/>
          <w:rFonts w:ascii="Arial" w:hAnsi="Arial" w:cs="Arial"/>
        </w:rPr>
      </w:pPr>
    </w:p>
    <w:p w14:paraId="7BD198AA" w14:textId="77777777" w:rsidR="00EE11F1" w:rsidRDefault="00EE11F1" w:rsidP="00782AE0">
      <w:pPr>
        <w:rPr>
          <w:ins w:id="1390" w:author="Ben  Pester" w:date="2016-11-17T17:02:00Z"/>
          <w:rFonts w:ascii="Arial" w:hAnsi="Arial" w:cs="Arial"/>
        </w:rPr>
      </w:pPr>
    </w:p>
    <w:p w14:paraId="32DAB329" w14:textId="77777777" w:rsidR="00EE11F1" w:rsidRDefault="00EE11F1" w:rsidP="00782AE0">
      <w:pPr>
        <w:rPr>
          <w:ins w:id="1391" w:author="Ben  Pester" w:date="2016-11-17T17:02:00Z"/>
          <w:rFonts w:ascii="Arial" w:hAnsi="Arial" w:cs="Arial"/>
          <w:b/>
          <w:u w:val="single"/>
        </w:rPr>
      </w:pPr>
      <w:ins w:id="1392" w:author="Ben  Pester" w:date="2016-11-17T17:02:00Z">
        <w:r w:rsidRPr="00EE11F1">
          <w:rPr>
            <w:rFonts w:ascii="Arial" w:hAnsi="Arial" w:cs="Arial"/>
            <w:b/>
            <w:u w:val="single"/>
            <w:rPrChange w:id="1393" w:author="Ben  Pester" w:date="2016-11-17T17:02:00Z">
              <w:rPr>
                <w:rFonts w:ascii="Arial" w:hAnsi="Arial" w:cs="Arial"/>
                <w:b/>
              </w:rPr>
            </w:rPrChange>
          </w:rPr>
          <w:lastRenderedPageBreak/>
          <w:t>REVEAL 4 TEXT</w:t>
        </w:r>
      </w:ins>
    </w:p>
    <w:p w14:paraId="0B17FA0C" w14:textId="0E9592E3" w:rsidR="00EE11F1" w:rsidRPr="00EE11F1" w:rsidRDefault="00EE11F1" w:rsidP="00782AE0">
      <w:pPr>
        <w:rPr>
          <w:rFonts w:ascii="Arial" w:hAnsi="Arial" w:cs="Arial"/>
          <w:rPrChange w:id="1394" w:author="Ben  Pester" w:date="2016-11-17T17:03:00Z">
            <w:rPr>
              <w:rFonts w:ascii="Arial" w:hAnsi="Arial" w:cs="Arial"/>
              <w:u w:val="single"/>
            </w:rPr>
          </w:rPrChange>
        </w:rPr>
      </w:pPr>
      <w:ins w:id="1395" w:author="Ben  Pester" w:date="2016-11-17T17:02:00Z">
        <w:r w:rsidRPr="00EE11F1">
          <w:rPr>
            <w:rFonts w:ascii="Arial" w:hAnsi="Arial" w:cs="Arial"/>
            <w:rPrChange w:id="1396" w:author="Ben  Pester" w:date="2016-11-17T17:03:00Z">
              <w:rPr/>
            </w:rPrChange>
          </w:rPr>
          <w:t xml:space="preserve">Driven by our ambition to push forward analytics we have a dedicated analytics team (Decision Solutions) that partners with the enterprise wide Analytics </w:t>
        </w:r>
        <w:proofErr w:type="spellStart"/>
        <w:r w:rsidRPr="00EE11F1">
          <w:rPr>
            <w:rFonts w:ascii="Arial" w:hAnsi="Arial" w:cs="Arial"/>
            <w:rPrChange w:id="1397" w:author="Ben  Pester" w:date="2016-11-17T17:03:00Z">
              <w:rPr/>
            </w:rPrChange>
          </w:rPr>
          <w:t>SteerCo</w:t>
        </w:r>
      </w:ins>
      <w:proofErr w:type="spellEnd"/>
      <w:ins w:id="1398" w:author="Adam Boothroyd" w:date="2016-11-28T14:12:00Z">
        <w:r w:rsidR="00A24606">
          <w:rPr>
            <w:rFonts w:ascii="Arial" w:hAnsi="Arial" w:cs="Arial"/>
          </w:rPr>
          <w:t>.</w:t>
        </w:r>
      </w:ins>
    </w:p>
    <w:p w14:paraId="31E06325" w14:textId="77777777" w:rsidR="00D74E9A" w:rsidRPr="003C226E" w:rsidRDefault="00D74E9A" w:rsidP="00D74E9A">
      <w:pPr>
        <w:pStyle w:val="Heading2"/>
        <w:rPr>
          <w:rFonts w:ascii="Arial" w:hAnsi="Arial" w:cs="Arial"/>
          <w:color w:val="FFFFFF"/>
        </w:rPr>
      </w:pPr>
      <w:bookmarkStart w:id="1399" w:name="_Toc466647027"/>
      <w:r w:rsidRPr="003C226E">
        <w:rPr>
          <w:rFonts w:ascii="Arial" w:hAnsi="Arial" w:cs="Arial"/>
        </w:rPr>
        <w:lastRenderedPageBreak/>
        <w:t xml:space="preserve">SCREEN </w:t>
      </w:r>
      <w:r w:rsidRPr="003C226E">
        <w:rPr>
          <w:rFonts w:ascii="Arial" w:hAnsi="Arial" w:cs="Arial"/>
          <w:color w:val="FFFFFF"/>
        </w:rPr>
        <w:t>03_160</w:t>
      </w:r>
      <w:bookmarkEnd w:id="1399"/>
    </w:p>
    <w:p w14:paraId="0848528B" w14:textId="77777777" w:rsidR="00D74E9A" w:rsidRPr="003C226E" w:rsidRDefault="00D74E9A" w:rsidP="00D74E9A">
      <w:pPr>
        <w:pStyle w:val="BW-screentype"/>
        <w:rPr>
          <w:rFonts w:ascii="Arial" w:hAnsi="Arial" w:cs="Arial"/>
        </w:rPr>
      </w:pPr>
      <w:r w:rsidRPr="003C226E">
        <w:rPr>
          <w:rFonts w:ascii="Arial" w:hAnsi="Arial" w:cs="Arial"/>
        </w:rPr>
        <w:t xml:space="preserve">SCREEN TYPE </w:t>
      </w:r>
      <w:r w:rsidRPr="003C226E">
        <w:rPr>
          <w:rFonts w:ascii="Arial" w:hAnsi="Arial" w:cs="Arial"/>
          <w:sz w:val="20"/>
          <w:szCs w:val="20"/>
        </w:rPr>
        <w:t>Text and Graphic</w:t>
      </w:r>
    </w:p>
    <w:p w14:paraId="599358A4" w14:textId="77777777" w:rsidR="00D74E9A" w:rsidRPr="003C226E" w:rsidRDefault="00D74E9A" w:rsidP="00D74E9A">
      <w:pPr>
        <w:rPr>
          <w:rFonts w:ascii="Arial" w:hAnsi="Arial" w:cs="Arial"/>
          <w:b/>
          <w:u w:val="single"/>
        </w:rPr>
      </w:pPr>
    </w:p>
    <w:p w14:paraId="04BC639F"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4A468EA5" w14:textId="77777777" w:rsidR="00D74E9A" w:rsidRPr="003C226E" w:rsidRDefault="00D74E9A" w:rsidP="00D74E9A">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0FDB3F83" w14:textId="77777777" w:rsidR="00D74E9A" w:rsidRPr="003C226E" w:rsidRDefault="00D74E9A" w:rsidP="00D74E9A">
      <w:pPr>
        <w:rPr>
          <w:rFonts w:ascii="Arial" w:hAnsi="Arial" w:cs="Arial"/>
        </w:rPr>
      </w:pPr>
    </w:p>
    <w:p w14:paraId="692049D2" w14:textId="77777777" w:rsidR="00D74E9A" w:rsidRPr="003C226E" w:rsidRDefault="003B1DA7" w:rsidP="00D74E9A">
      <w:pPr>
        <w:rPr>
          <w:rFonts w:ascii="Arial" w:hAnsi="Arial" w:cs="Arial"/>
        </w:rPr>
      </w:pPr>
      <w:r>
        <w:rPr>
          <w:rFonts w:ascii="Arial" w:hAnsi="Arial" w:cs="Arial"/>
        </w:rPr>
        <w:t xml:space="preserve">This is the Engagement </w:t>
      </w:r>
      <w:del w:id="1400" w:author="Stephanie Miller" w:date="2016-11-11T15:28:00Z">
        <w:r w:rsidDel="00340101">
          <w:rPr>
            <w:rFonts w:ascii="Arial" w:hAnsi="Arial" w:cs="Arial"/>
          </w:rPr>
          <w:delText xml:space="preserve">layer </w:delText>
        </w:r>
      </w:del>
      <w:ins w:id="1401" w:author="Stephanie Miller" w:date="2016-11-11T15:28:00Z">
        <w:r w:rsidR="00340101">
          <w:rPr>
            <w:rFonts w:ascii="Arial" w:hAnsi="Arial" w:cs="Arial"/>
          </w:rPr>
          <w:t xml:space="preserve">area </w:t>
        </w:r>
      </w:ins>
      <w:r>
        <w:rPr>
          <w:rFonts w:ascii="Arial" w:hAnsi="Arial" w:cs="Arial"/>
        </w:rPr>
        <w:t xml:space="preserve">of the ITS operating model </w:t>
      </w:r>
    </w:p>
    <w:p w14:paraId="16BCF733" w14:textId="77777777" w:rsidR="00D74E9A" w:rsidRPr="003C226E" w:rsidRDefault="00D74E9A" w:rsidP="00D74E9A">
      <w:pPr>
        <w:rPr>
          <w:rFonts w:ascii="Arial" w:hAnsi="Arial" w:cs="Arial"/>
        </w:rPr>
      </w:pPr>
    </w:p>
    <w:p w14:paraId="6A64274E" w14:textId="77777777" w:rsidR="00D74E9A" w:rsidRPr="00826DF1" w:rsidRDefault="00D74E9A" w:rsidP="00D74E9A">
      <w:pPr>
        <w:rPr>
          <w:rFonts w:ascii="Arial" w:hAnsi="Arial" w:cs="Arial"/>
          <w:b/>
          <w:u w:val="single"/>
        </w:rPr>
      </w:pPr>
      <w:r w:rsidRPr="00826DF1">
        <w:rPr>
          <w:rFonts w:ascii="Arial" w:hAnsi="Arial" w:cs="Arial"/>
          <w:b/>
          <w:u w:val="single"/>
        </w:rPr>
        <w:t>IMAGE</w:t>
      </w:r>
      <w:r w:rsidRPr="00826DF1">
        <w:rPr>
          <w:rFonts w:ascii="Arial" w:hAnsi="Arial" w:cs="Arial"/>
          <w:b/>
          <w:color w:val="808080"/>
        </w:rPr>
        <w:t xml:space="preserve"> [Delete if using typography]</w:t>
      </w:r>
    </w:p>
    <w:p w14:paraId="1F44DBFD" w14:textId="2A3A06E9" w:rsidR="00D74E9A" w:rsidRPr="00826DF1" w:rsidRDefault="00826DF1" w:rsidP="00D74E9A">
      <w:pPr>
        <w:rPr>
          <w:rFonts w:ascii="Arial" w:hAnsi="Arial" w:cs="Arial"/>
          <w:szCs w:val="20"/>
        </w:rPr>
      </w:pPr>
      <w:r>
        <w:rPr>
          <w:rFonts w:ascii="Arial" w:hAnsi="Arial" w:cs="Arial"/>
          <w:szCs w:val="20"/>
        </w:rPr>
        <w:t xml:space="preserve">ITS professional is giving a talk to another function – they are presenting using </w:t>
      </w:r>
      <w:commentRangeStart w:id="1402"/>
      <w:del w:id="1403" w:author="Ben  Pester" w:date="2016-11-11T10:46:00Z">
        <w:r w:rsidDel="00CF5D7E">
          <w:rPr>
            <w:rFonts w:ascii="Arial" w:hAnsi="Arial" w:cs="Arial"/>
            <w:szCs w:val="20"/>
          </w:rPr>
          <w:delText>OHP</w:delText>
        </w:r>
        <w:commentRangeEnd w:id="1402"/>
        <w:r w:rsidR="00C46166" w:rsidDel="00CF5D7E">
          <w:rPr>
            <w:rStyle w:val="CommentReference"/>
          </w:rPr>
          <w:commentReference w:id="1402"/>
        </w:r>
      </w:del>
      <w:ins w:id="1404" w:author="Ben  Pester" w:date="2016-11-11T10:46:00Z">
        <w:r w:rsidR="00CF5D7E">
          <w:rPr>
            <w:rFonts w:ascii="Arial" w:hAnsi="Arial" w:cs="Arial"/>
            <w:szCs w:val="20"/>
          </w:rPr>
          <w:t>plasma screen</w:t>
        </w:r>
      </w:ins>
      <w:r>
        <w:rPr>
          <w:rFonts w:ascii="Arial" w:hAnsi="Arial" w:cs="Arial"/>
          <w:szCs w:val="20"/>
        </w:rPr>
        <w:t xml:space="preserve">. The </w:t>
      </w:r>
      <w:del w:id="1405" w:author="Adam Boothroyd" w:date="2016-11-28T11:34:00Z">
        <w:r w:rsidDel="009857B8">
          <w:rPr>
            <w:rFonts w:ascii="Arial" w:hAnsi="Arial" w:cs="Arial"/>
            <w:szCs w:val="20"/>
          </w:rPr>
          <w:delText>‘</w:delText>
        </w:r>
      </w:del>
      <w:ins w:id="1406" w:author="Adam Boothroyd" w:date="2016-11-28T11:34:00Z">
        <w:r w:rsidR="009857B8">
          <w:rPr>
            <w:rFonts w:ascii="Arial" w:hAnsi="Arial" w:cs="Arial"/>
            <w:szCs w:val="20"/>
          </w:rPr>
          <w:t>'</w:t>
        </w:r>
      </w:ins>
      <w:r>
        <w:rPr>
          <w:rFonts w:ascii="Arial" w:hAnsi="Arial" w:cs="Arial"/>
          <w:szCs w:val="20"/>
        </w:rPr>
        <w:t>slide</w:t>
      </w:r>
      <w:del w:id="1407" w:author="Adam Boothroyd" w:date="2016-11-28T11:34:00Z">
        <w:r w:rsidDel="009857B8">
          <w:rPr>
            <w:rFonts w:ascii="Arial" w:hAnsi="Arial" w:cs="Arial"/>
            <w:szCs w:val="20"/>
          </w:rPr>
          <w:delText>’</w:delText>
        </w:r>
      </w:del>
      <w:ins w:id="1408" w:author="Adam Boothroyd" w:date="2016-11-28T11:34:00Z">
        <w:r w:rsidR="009857B8">
          <w:rPr>
            <w:rFonts w:ascii="Arial" w:hAnsi="Arial" w:cs="Arial"/>
            <w:szCs w:val="20"/>
          </w:rPr>
          <w:t>'</w:t>
        </w:r>
      </w:ins>
      <w:r>
        <w:rPr>
          <w:rFonts w:ascii="Arial" w:hAnsi="Arial" w:cs="Arial"/>
          <w:szCs w:val="20"/>
        </w:rPr>
        <w:t xml:space="preserve"> they are showing says </w:t>
      </w:r>
      <w:del w:id="1409" w:author="Adam Boothroyd" w:date="2016-11-28T11:34:00Z">
        <w:r w:rsidDel="009857B8">
          <w:rPr>
            <w:rFonts w:ascii="Arial" w:hAnsi="Arial" w:cs="Arial"/>
            <w:szCs w:val="20"/>
          </w:rPr>
          <w:delText>‘</w:delText>
        </w:r>
      </w:del>
      <w:ins w:id="1410" w:author="Adam Boothroyd" w:date="2016-11-28T11:34:00Z">
        <w:r w:rsidR="009857B8">
          <w:rPr>
            <w:rFonts w:ascii="Arial" w:hAnsi="Arial" w:cs="Arial"/>
            <w:szCs w:val="20"/>
          </w:rPr>
          <w:t>'</w:t>
        </w:r>
      </w:ins>
      <w:ins w:id="1411" w:author="Stephanie Miller" w:date="2016-11-11T15:28:00Z">
        <w:r w:rsidR="00340101">
          <w:rPr>
            <w:rFonts w:ascii="Arial" w:hAnsi="Arial" w:cs="Arial"/>
            <w:szCs w:val="20"/>
          </w:rPr>
          <w:t xml:space="preserve">Working with ITS </w:t>
        </w:r>
      </w:ins>
      <w:del w:id="1412" w:author="Stephanie Miller" w:date="2016-11-11T15:28:00Z">
        <w:r w:rsidDel="00340101">
          <w:rPr>
            <w:rFonts w:ascii="Arial" w:hAnsi="Arial" w:cs="Arial"/>
            <w:szCs w:val="20"/>
          </w:rPr>
          <w:delText xml:space="preserve">ITS about </w:delText>
        </w:r>
      </w:del>
      <w:r>
        <w:rPr>
          <w:rFonts w:ascii="Arial" w:hAnsi="Arial" w:cs="Arial"/>
          <w:szCs w:val="20"/>
        </w:rPr>
        <w:t>Engagement</w:t>
      </w:r>
      <w:ins w:id="1413" w:author="Stephanie Miller" w:date="2016-11-11T15:28:00Z">
        <w:r w:rsidR="00340101">
          <w:rPr>
            <w:rFonts w:ascii="Arial" w:hAnsi="Arial" w:cs="Arial"/>
            <w:szCs w:val="20"/>
          </w:rPr>
          <w:t xml:space="preserve"> Teams</w:t>
        </w:r>
      </w:ins>
      <w:del w:id="1414" w:author="Adam Boothroyd" w:date="2016-11-28T11:34:00Z">
        <w:r w:rsidDel="009857B8">
          <w:rPr>
            <w:rFonts w:ascii="Arial" w:hAnsi="Arial" w:cs="Arial"/>
            <w:szCs w:val="20"/>
          </w:rPr>
          <w:delText>’</w:delText>
        </w:r>
      </w:del>
      <w:ins w:id="1415" w:author="Adam Boothroyd" w:date="2016-11-28T11:34:00Z">
        <w:r w:rsidR="009857B8">
          <w:rPr>
            <w:rFonts w:ascii="Arial" w:hAnsi="Arial" w:cs="Arial"/>
            <w:szCs w:val="20"/>
          </w:rPr>
          <w:t>'</w:t>
        </w:r>
      </w:ins>
    </w:p>
    <w:p w14:paraId="2FB84E08" w14:textId="77777777" w:rsidR="00D74E9A" w:rsidRPr="003C226E" w:rsidRDefault="00D74E9A" w:rsidP="00D74E9A">
      <w:pPr>
        <w:rPr>
          <w:rFonts w:ascii="Arial" w:hAnsi="Arial" w:cs="Arial"/>
          <w:szCs w:val="20"/>
          <w:highlight w:val="green"/>
        </w:rPr>
      </w:pPr>
    </w:p>
    <w:p w14:paraId="4C964992" w14:textId="77777777" w:rsidR="00D74E9A" w:rsidRPr="003C226E" w:rsidRDefault="00D74E9A" w:rsidP="00D74E9A">
      <w:pPr>
        <w:rPr>
          <w:rFonts w:ascii="Arial" w:hAnsi="Arial" w:cs="Arial"/>
          <w:b/>
          <w:szCs w:val="20"/>
          <w:u w:val="single"/>
        </w:rPr>
      </w:pPr>
    </w:p>
    <w:p w14:paraId="3C913683" w14:textId="77777777" w:rsidR="00D74E9A" w:rsidRPr="003C226E" w:rsidRDefault="00D74E9A" w:rsidP="00D74E9A">
      <w:pPr>
        <w:rPr>
          <w:rFonts w:ascii="Arial" w:hAnsi="Arial" w:cs="Arial"/>
          <w:b/>
          <w:szCs w:val="20"/>
          <w:u w:val="single"/>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29E51C94" w14:textId="77777777" w:rsidR="00D74E9A" w:rsidDel="007E55E3" w:rsidRDefault="00826DF1" w:rsidP="00D74E9A">
      <w:pPr>
        <w:rPr>
          <w:ins w:id="1416" w:author="Ben  Pester" w:date="2016-11-11T11:01:00Z"/>
          <w:del w:id="1417" w:author="Ben  Pester" w:date="2016-11-17T17:05:00Z"/>
          <w:rFonts w:ascii="Arial" w:hAnsi="Arial" w:cs="Arial"/>
          <w:szCs w:val="20"/>
        </w:rPr>
      </w:pPr>
      <w:del w:id="1418" w:author="Ben  Pester" w:date="2016-11-17T17:05:00Z">
        <w:r w:rsidDel="007E55E3">
          <w:rPr>
            <w:rFonts w:ascii="Arial" w:hAnsi="Arial" w:cs="Arial"/>
            <w:szCs w:val="20"/>
          </w:rPr>
          <w:delText xml:space="preserve">The engagement layer </w:delText>
        </w:r>
      </w:del>
      <w:ins w:id="1419" w:author="Stephanie Miller" w:date="2016-11-11T15:28:00Z">
        <w:del w:id="1420" w:author="Ben  Pester" w:date="2016-11-17T17:05:00Z">
          <w:r w:rsidR="00340101" w:rsidDel="007E55E3">
            <w:rPr>
              <w:rFonts w:ascii="Arial" w:hAnsi="Arial" w:cs="Arial"/>
              <w:szCs w:val="20"/>
            </w:rPr>
            <w:delText xml:space="preserve">area </w:delText>
          </w:r>
        </w:del>
      </w:ins>
      <w:del w:id="1421" w:author="Ben  Pester" w:date="2016-11-17T17:05:00Z">
        <w:r w:rsidDel="007E55E3">
          <w:rPr>
            <w:rFonts w:ascii="Arial" w:hAnsi="Arial" w:cs="Arial"/>
            <w:szCs w:val="20"/>
          </w:rPr>
          <w:delText xml:space="preserve">of our operation is essential to the way we work. You’ve already seen how we partner </w:delText>
        </w:r>
      </w:del>
      <w:ins w:id="1422" w:author="Stephanie Miller" w:date="2016-11-11T15:29:00Z">
        <w:del w:id="1423" w:author="Ben  Pester" w:date="2016-11-17T17:05:00Z">
          <w:r w:rsidR="00340101" w:rsidDel="007E55E3">
            <w:rPr>
              <w:rFonts w:ascii="Arial" w:hAnsi="Arial" w:cs="Arial"/>
              <w:szCs w:val="20"/>
            </w:rPr>
            <w:delText xml:space="preserve">with </w:delText>
          </w:r>
        </w:del>
      </w:ins>
      <w:del w:id="1424" w:author="Ben  Pester" w:date="2016-11-17T17:05:00Z">
        <w:r w:rsidDel="007E55E3">
          <w:rPr>
            <w:rFonts w:ascii="Arial" w:hAnsi="Arial" w:cs="Arial"/>
            <w:szCs w:val="20"/>
          </w:rPr>
          <w:delText xml:space="preserve">all functions in MDLZ – imagine how this would work without a dedicated engagement team. This is where we </w:delText>
        </w:r>
        <w:r w:rsidR="00DB7497" w:rsidDel="007E55E3">
          <w:rPr>
            <w:rFonts w:ascii="Arial" w:hAnsi="Arial" w:cs="Arial"/>
            <w:szCs w:val="20"/>
          </w:rPr>
          <w:delText xml:space="preserve">build the partnerships that make our work possible. </w:delText>
        </w:r>
      </w:del>
    </w:p>
    <w:p w14:paraId="55861D33" w14:textId="77777777" w:rsidR="00C62857" w:rsidDel="007E55E3" w:rsidRDefault="00C62857" w:rsidP="00D74E9A">
      <w:pPr>
        <w:rPr>
          <w:ins w:id="1425" w:author="Ben  Pester" w:date="2016-11-11T11:01:00Z"/>
          <w:del w:id="1426" w:author="Ben  Pester" w:date="2016-11-17T17:05:00Z"/>
          <w:rFonts w:ascii="Arial" w:hAnsi="Arial" w:cs="Arial"/>
          <w:szCs w:val="20"/>
        </w:rPr>
      </w:pPr>
    </w:p>
    <w:p w14:paraId="151B19A7" w14:textId="77777777" w:rsidR="00C62857" w:rsidDel="007E55E3" w:rsidRDefault="00C62857" w:rsidP="00D74E9A">
      <w:pPr>
        <w:rPr>
          <w:ins w:id="1427" w:author="Gassmere, Dawn E" w:date="2016-11-15T14:55:00Z"/>
          <w:del w:id="1428" w:author="Ben  Pester" w:date="2016-11-17T17:05:00Z"/>
          <w:rFonts w:ascii="Arial" w:hAnsi="Arial" w:cs="Arial"/>
          <w:szCs w:val="20"/>
        </w:rPr>
      </w:pPr>
      <w:ins w:id="1429" w:author="Ben  Pester" w:date="2016-11-11T11:01:00Z">
        <w:del w:id="1430" w:author="Ben  Pester" w:date="2016-11-17T17:05:00Z">
          <w:r w:rsidDel="007E55E3">
            <w:rPr>
              <w:rFonts w:ascii="Arial" w:hAnsi="Arial" w:cs="Arial"/>
              <w:szCs w:val="20"/>
            </w:rPr>
            <w:delText>Our BE</w:delText>
          </w:r>
        </w:del>
      </w:ins>
      <w:ins w:id="1431" w:author="Gassmere, Dawn E" w:date="2016-11-15T14:32:00Z">
        <w:del w:id="1432" w:author="Ben  Pester" w:date="2016-11-17T17:05:00Z">
          <w:r w:rsidR="00193303" w:rsidDel="007E55E3">
            <w:rPr>
              <w:rFonts w:ascii="Arial" w:hAnsi="Arial" w:cs="Arial"/>
              <w:szCs w:val="20"/>
            </w:rPr>
            <w:delText xml:space="preserve">ngagement </w:delText>
          </w:r>
        </w:del>
      </w:ins>
      <w:ins w:id="1433" w:author="Ben  Pester" w:date="2016-11-11T11:01:00Z">
        <w:del w:id="1434" w:author="Ben  Pester" w:date="2016-11-17T17:05:00Z">
          <w:r w:rsidDel="007E55E3">
            <w:rPr>
              <w:rFonts w:ascii="Arial" w:hAnsi="Arial" w:cs="Arial"/>
              <w:szCs w:val="20"/>
            </w:rPr>
            <w:delText xml:space="preserve"> (Business Engagement) team are</w:delText>
          </w:r>
        </w:del>
      </w:ins>
      <w:ins w:id="1435" w:author="Gassmere, Dawn E" w:date="2016-11-15T14:33:00Z">
        <w:del w:id="1436" w:author="Ben  Pester" w:date="2016-11-17T17:05:00Z">
          <w:r w:rsidR="00193303" w:rsidDel="007E55E3">
            <w:rPr>
              <w:rFonts w:ascii="Arial" w:hAnsi="Arial" w:cs="Arial"/>
              <w:szCs w:val="20"/>
            </w:rPr>
            <w:delText>is</w:delText>
          </w:r>
        </w:del>
      </w:ins>
      <w:ins w:id="1437" w:author="Ben  Pester" w:date="2016-11-11T11:01:00Z">
        <w:del w:id="1438" w:author="Ben  Pester" w:date="2016-11-17T17:05:00Z">
          <w:r w:rsidDel="007E55E3">
            <w:rPr>
              <w:rFonts w:ascii="Arial" w:hAnsi="Arial" w:cs="Arial"/>
              <w:szCs w:val="20"/>
            </w:rPr>
            <w:delText xml:space="preserve"> the front line of partnerships across MDLZ. </w:delText>
          </w:r>
        </w:del>
      </w:ins>
      <w:ins w:id="1439" w:author="Ben  Pester" w:date="2016-11-11T11:02:00Z">
        <w:del w:id="1440" w:author="Ben  Pester" w:date="2016-11-17T17:05:00Z">
          <w:r w:rsidDel="007E55E3">
            <w:rPr>
              <w:rFonts w:ascii="Arial" w:hAnsi="Arial" w:cs="Arial"/>
              <w:szCs w:val="20"/>
            </w:rPr>
            <w:delText>We are actively engaged with Global</w:delText>
          </w:r>
        </w:del>
      </w:ins>
      <w:ins w:id="1441" w:author="Stephanie Miller" w:date="2016-11-11T15:29:00Z">
        <w:del w:id="1442" w:author="Ben  Pester" w:date="2016-11-17T17:05:00Z">
          <w:r w:rsidR="00340101" w:rsidDel="007E55E3">
            <w:rPr>
              <w:rFonts w:ascii="Arial" w:hAnsi="Arial" w:cs="Arial"/>
              <w:szCs w:val="20"/>
            </w:rPr>
            <w:delText xml:space="preserve">, </w:delText>
          </w:r>
        </w:del>
      </w:ins>
      <w:ins w:id="1443" w:author="Ben  Pester" w:date="2016-11-11T11:02:00Z">
        <w:del w:id="1444" w:author="Ben  Pester" w:date="2016-11-17T17:05:00Z">
          <w:r w:rsidDel="007E55E3">
            <w:rPr>
              <w:rFonts w:ascii="Arial" w:hAnsi="Arial" w:cs="Arial"/>
              <w:szCs w:val="20"/>
            </w:rPr>
            <w:delText xml:space="preserve"> Regional</w:delText>
          </w:r>
        </w:del>
      </w:ins>
      <w:ins w:id="1445" w:author="Stephanie Miller" w:date="2016-11-11T15:29:00Z">
        <w:del w:id="1446" w:author="Ben  Pester" w:date="2016-11-17T17:05:00Z">
          <w:r w:rsidR="00340101" w:rsidDel="007E55E3">
            <w:rPr>
              <w:rFonts w:ascii="Arial" w:hAnsi="Arial" w:cs="Arial"/>
              <w:szCs w:val="20"/>
            </w:rPr>
            <w:delText xml:space="preserve"> and </w:delText>
          </w:r>
        </w:del>
      </w:ins>
      <w:ins w:id="1447" w:author="Ben  Pester" w:date="2016-11-11T11:02:00Z">
        <w:del w:id="1448" w:author="Ben  Pester" w:date="2016-11-17T17:05:00Z">
          <w:r w:rsidDel="007E55E3">
            <w:rPr>
              <w:rFonts w:ascii="Arial" w:hAnsi="Arial" w:cs="Arial"/>
              <w:szCs w:val="20"/>
            </w:rPr>
            <w:delText xml:space="preserve"> </w:delText>
          </w:r>
        </w:del>
      </w:ins>
      <w:ins w:id="1449" w:author="Stephanie Miller" w:date="2016-11-11T15:29:00Z">
        <w:del w:id="1450" w:author="Ben  Pester" w:date="2016-11-17T17:05:00Z">
          <w:r w:rsidR="00340101" w:rsidDel="007E55E3">
            <w:rPr>
              <w:rFonts w:ascii="Arial" w:hAnsi="Arial" w:cs="Arial"/>
              <w:szCs w:val="20"/>
            </w:rPr>
            <w:delText>f</w:delText>
          </w:r>
        </w:del>
      </w:ins>
      <w:ins w:id="1451" w:author="Ben  Pester" w:date="2016-11-11T11:02:00Z">
        <w:del w:id="1452" w:author="Ben  Pester" w:date="2016-11-17T17:05:00Z">
          <w:r w:rsidDel="007E55E3">
            <w:rPr>
              <w:rFonts w:ascii="Arial" w:hAnsi="Arial" w:cs="Arial"/>
              <w:szCs w:val="20"/>
            </w:rPr>
            <w:delText>function</w:delText>
          </w:r>
        </w:del>
      </w:ins>
      <w:ins w:id="1453" w:author="Stephanie Miller" w:date="2016-11-11T15:29:00Z">
        <w:del w:id="1454" w:author="Ben  Pester" w:date="2016-11-17T17:05:00Z">
          <w:r w:rsidR="00340101" w:rsidDel="007E55E3">
            <w:rPr>
              <w:rFonts w:ascii="Arial" w:hAnsi="Arial" w:cs="Arial"/>
              <w:szCs w:val="20"/>
            </w:rPr>
            <w:delText xml:space="preserve"> based</w:delText>
          </w:r>
        </w:del>
      </w:ins>
      <w:ins w:id="1455" w:author="Ben  Pester" w:date="2016-11-11T11:02:00Z">
        <w:del w:id="1456" w:author="Ben  Pester" w:date="2016-11-17T17:05:00Z">
          <w:r w:rsidDel="007E55E3">
            <w:rPr>
              <w:rFonts w:ascii="Arial" w:hAnsi="Arial" w:cs="Arial"/>
              <w:szCs w:val="20"/>
            </w:rPr>
            <w:delText xml:space="preserve"> teams</w:delText>
          </w:r>
        </w:del>
      </w:ins>
      <w:ins w:id="1457" w:author="Stephanie Miller" w:date="2016-11-11T15:59:00Z">
        <w:del w:id="1458" w:author="Ben  Pester" w:date="2016-11-17T17:05:00Z">
          <w:r w:rsidR="00187948" w:rsidDel="007E55E3">
            <w:rPr>
              <w:rFonts w:ascii="Arial" w:hAnsi="Arial" w:cs="Arial"/>
              <w:szCs w:val="20"/>
            </w:rPr>
            <w:delText xml:space="preserve">. </w:delText>
          </w:r>
          <w:r w:rsidR="00187948" w:rsidRPr="00187948" w:rsidDel="007E55E3">
            <w:rPr>
              <w:rFonts w:ascii="Arial" w:hAnsi="Arial" w:cs="Arial"/>
              <w:color w:val="FF0000"/>
              <w:szCs w:val="20"/>
              <w:rPrChange w:id="1459" w:author="Stephanie Miller" w:date="2016-11-11T16:00:00Z">
                <w:rPr>
                  <w:rFonts w:ascii="Arial" w:hAnsi="Arial" w:cs="Arial"/>
                  <w:szCs w:val="20"/>
                </w:rPr>
              </w:rPrChange>
            </w:rPr>
            <w:delText>&lt;Do we need to add here anything about how ITS mirror function structure?&gt;</w:delText>
          </w:r>
        </w:del>
      </w:ins>
      <w:ins w:id="1460" w:author="Ben  Pester" w:date="2016-11-11T11:02:00Z">
        <w:del w:id="1461" w:author="Ben  Pester" w:date="2016-11-17T17:05:00Z">
          <w:r w:rsidDel="007E55E3">
            <w:rPr>
              <w:rFonts w:ascii="Arial" w:hAnsi="Arial" w:cs="Arial"/>
              <w:szCs w:val="20"/>
            </w:rPr>
            <w:delText xml:space="preserve">. </w:delText>
          </w:r>
        </w:del>
      </w:ins>
      <w:ins w:id="1462" w:author="Gassmere, Dawn E" w:date="2016-11-15T14:55:00Z">
        <w:del w:id="1463" w:author="Ben  Pester" w:date="2016-11-17T17:05:00Z">
          <w:r w:rsidR="00344598" w:rsidDel="007E55E3">
            <w:rPr>
              <w:rFonts w:ascii="Arial" w:hAnsi="Arial" w:cs="Arial"/>
              <w:szCs w:val="20"/>
            </w:rPr>
            <w:delText xml:space="preserve"> Within the engagement area you will find the following teams: </w:delText>
          </w:r>
        </w:del>
      </w:ins>
    </w:p>
    <w:p w14:paraId="4BB3D344" w14:textId="77777777" w:rsidR="00344598" w:rsidDel="007E55E3" w:rsidRDefault="00344598" w:rsidP="00D74E9A">
      <w:pPr>
        <w:rPr>
          <w:ins w:id="1464" w:author="Gassmere, Dawn E" w:date="2016-11-15T14:55:00Z"/>
          <w:del w:id="1465" w:author="Ben  Pester" w:date="2016-11-17T17:05:00Z"/>
          <w:rFonts w:ascii="Arial" w:hAnsi="Arial" w:cs="Arial"/>
          <w:szCs w:val="20"/>
        </w:rPr>
      </w:pPr>
    </w:p>
    <w:p w14:paraId="4CBCA900" w14:textId="77777777" w:rsidR="00344598" w:rsidDel="007E55E3" w:rsidRDefault="00344598" w:rsidP="00344598">
      <w:pPr>
        <w:rPr>
          <w:ins w:id="1466" w:author="Gassmere, Dawn E" w:date="2016-11-15T14:55:00Z"/>
          <w:del w:id="1467" w:author="Ben  Pester" w:date="2016-11-17T17:05:00Z"/>
        </w:rPr>
      </w:pPr>
      <w:ins w:id="1468" w:author="Gassmere, Dawn E" w:date="2016-11-15T14:55:00Z">
        <w:del w:id="1469" w:author="Ben  Pester" w:date="2016-11-17T17:05:00Z">
          <w:r w:rsidRPr="00EB380B" w:rsidDel="007E55E3">
            <w:rPr>
              <w:b/>
            </w:rPr>
            <w:delText>Growth</w:delText>
          </w:r>
          <w:r w:rsidDel="007E55E3">
            <w:rPr>
              <w:b/>
            </w:rPr>
            <w:delText xml:space="preserve">: </w:delText>
          </w:r>
        </w:del>
      </w:ins>
      <w:ins w:id="1470" w:author="Gassmere, Dawn E" w:date="2016-11-15T14:56:00Z">
        <w:del w:id="1471" w:author="Ben  Pester" w:date="2016-11-17T17:05:00Z">
          <w:r w:rsidDel="007E55E3">
            <w:rPr>
              <w:b/>
            </w:rPr>
            <w:delText xml:space="preserve"> </w:delText>
          </w:r>
          <w:r w:rsidRPr="00344598" w:rsidDel="007E55E3">
            <w:rPr>
              <w:rPrChange w:id="1472" w:author="Gassmere, Dawn E" w:date="2016-11-15T14:56:00Z">
                <w:rPr>
                  <w:b/>
                </w:rPr>
              </w:rPrChange>
            </w:rPr>
            <w:delText>D</w:delText>
          </w:r>
        </w:del>
      </w:ins>
      <w:ins w:id="1473" w:author="Gassmere, Dawn E" w:date="2016-11-15T14:55:00Z">
        <w:del w:id="1474" w:author="Ben  Pester" w:date="2016-11-17T17:05:00Z">
          <w:r w:rsidDel="007E55E3">
            <w:delText>eliver</w:delText>
          </w:r>
        </w:del>
      </w:ins>
      <w:ins w:id="1475" w:author="Gassmere, Dawn E" w:date="2016-11-15T14:56:00Z">
        <w:del w:id="1476" w:author="Ben  Pester" w:date="2016-11-17T17:05:00Z">
          <w:r w:rsidDel="007E55E3">
            <w:delText>s</w:delText>
          </w:r>
        </w:del>
      </w:ins>
      <w:ins w:id="1477" w:author="Gassmere, Dawn E" w:date="2016-11-15T14:55:00Z">
        <w:del w:id="1478" w:author="Ben  Pester" w:date="2016-11-17T17:05:00Z">
          <w:r w:rsidDel="007E55E3">
            <w:delText xml:space="preserve"> capabilities and co-lead</w:delText>
          </w:r>
        </w:del>
      </w:ins>
      <w:ins w:id="1479" w:author="Gassmere, Dawn E" w:date="2016-11-15T14:56:00Z">
        <w:del w:id="1480" w:author="Ben  Pester" w:date="2016-11-17T17:05:00Z">
          <w:r w:rsidDel="007E55E3">
            <w:delText>s</w:delText>
          </w:r>
        </w:del>
      </w:ins>
      <w:ins w:id="1481" w:author="Gassmere, Dawn E" w:date="2016-11-15T14:55:00Z">
        <w:del w:id="1482" w:author="Ben  Pester" w:date="2016-11-17T17:05:00Z">
          <w:r w:rsidDel="007E55E3">
            <w:delText xml:space="preserve"> the digital transformation while supporting Sales, Marketing and Categories. </w:delText>
          </w:r>
        </w:del>
      </w:ins>
    </w:p>
    <w:p w14:paraId="7CAC41E8" w14:textId="77777777" w:rsidR="00344598" w:rsidRPr="00EB380B" w:rsidDel="007E55E3" w:rsidRDefault="00344598" w:rsidP="00344598">
      <w:pPr>
        <w:rPr>
          <w:ins w:id="1483" w:author="Gassmere, Dawn E" w:date="2016-11-15T14:55:00Z"/>
          <w:del w:id="1484" w:author="Ben  Pester" w:date="2016-11-17T17:05:00Z"/>
          <w:b/>
        </w:rPr>
      </w:pPr>
    </w:p>
    <w:p w14:paraId="77696A79" w14:textId="77777777" w:rsidR="00344598" w:rsidDel="007E55E3" w:rsidRDefault="00344598" w:rsidP="00344598">
      <w:pPr>
        <w:rPr>
          <w:ins w:id="1485" w:author="Gassmere, Dawn E" w:date="2016-11-15T14:55:00Z"/>
          <w:del w:id="1486" w:author="Ben  Pester" w:date="2016-11-17T17:05:00Z"/>
        </w:rPr>
      </w:pPr>
      <w:ins w:id="1487" w:author="Gassmere, Dawn E" w:date="2016-11-15T14:55:00Z">
        <w:del w:id="1488" w:author="Ben  Pester" w:date="2016-11-17T17:05:00Z">
          <w:r w:rsidRPr="00EB380B" w:rsidDel="007E55E3">
            <w:rPr>
              <w:b/>
            </w:rPr>
            <w:delText>E</w:delText>
          </w:r>
          <w:r w:rsidDel="007E55E3">
            <w:rPr>
              <w:b/>
            </w:rPr>
            <w:delText>nabling Functions</w:delText>
          </w:r>
          <w:r w:rsidRPr="00EB380B" w:rsidDel="007E55E3">
            <w:rPr>
              <w:b/>
            </w:rPr>
            <w:delText>:</w:delText>
          </w:r>
          <w:r w:rsidRPr="00EB380B" w:rsidDel="007E55E3">
            <w:delText xml:space="preserve"> </w:delText>
          </w:r>
        </w:del>
      </w:ins>
      <w:ins w:id="1489" w:author="Gassmere, Dawn E" w:date="2016-11-15T14:56:00Z">
        <w:del w:id="1490" w:author="Ben  Pester" w:date="2016-11-17T17:05:00Z">
          <w:r w:rsidDel="007E55E3">
            <w:delText xml:space="preserve">Supports </w:delText>
          </w:r>
        </w:del>
      </w:ins>
      <w:ins w:id="1491" w:author="Gassmere, Dawn E" w:date="2016-11-15T14:55:00Z">
        <w:del w:id="1492" w:author="Ben  Pester" w:date="2016-11-17T17:05:00Z">
          <w:r w:rsidDel="007E55E3">
            <w:delText xml:space="preserve">supports Finance, MBS, Human Resources (HR) and Legal (LIS) </w:delText>
          </w:r>
        </w:del>
      </w:ins>
    </w:p>
    <w:p w14:paraId="22269447" w14:textId="77777777" w:rsidR="00344598" w:rsidRPr="00EB380B" w:rsidDel="007E55E3" w:rsidRDefault="00344598" w:rsidP="00344598">
      <w:pPr>
        <w:rPr>
          <w:ins w:id="1493" w:author="Gassmere, Dawn E" w:date="2016-11-15T14:55:00Z"/>
          <w:del w:id="1494" w:author="Ben  Pester" w:date="2016-11-17T17:05:00Z"/>
          <w:b/>
        </w:rPr>
      </w:pPr>
    </w:p>
    <w:p w14:paraId="3D13260F" w14:textId="77777777" w:rsidR="00344598" w:rsidDel="007E55E3" w:rsidRDefault="00344598" w:rsidP="00344598">
      <w:pPr>
        <w:rPr>
          <w:ins w:id="1495" w:author="Gassmere, Dawn E" w:date="2016-11-15T14:55:00Z"/>
          <w:del w:id="1496" w:author="Ben  Pester" w:date="2016-11-17T17:05:00Z"/>
          <w:b/>
        </w:rPr>
      </w:pPr>
      <w:ins w:id="1497" w:author="Gassmere, Dawn E" w:date="2016-11-15T14:55:00Z">
        <w:del w:id="1498" w:author="Ben  Pester" w:date="2016-11-17T17:05:00Z">
          <w:r w:rsidDel="007E55E3">
            <w:rPr>
              <w:b/>
            </w:rPr>
            <w:delText>ISC</w:delText>
          </w:r>
          <w:r w:rsidRPr="00EB380B" w:rsidDel="007E55E3">
            <w:rPr>
              <w:b/>
            </w:rPr>
            <w:delText xml:space="preserve">: </w:delText>
          </w:r>
        </w:del>
      </w:ins>
      <w:ins w:id="1499" w:author="Gassmere, Dawn E" w:date="2016-11-15T14:56:00Z">
        <w:del w:id="1500" w:author="Ben  Pester" w:date="2016-11-17T17:05:00Z">
          <w:r w:rsidDel="007E55E3">
            <w:rPr>
              <w:b/>
            </w:rPr>
            <w:delText>S</w:delText>
          </w:r>
        </w:del>
      </w:ins>
      <w:ins w:id="1501" w:author="Gassmere, Dawn E" w:date="2016-11-15T14:55:00Z">
        <w:del w:id="1502" w:author="Ben  Pester" w:date="2016-11-17T17:05:00Z">
          <w:r w:rsidRPr="00EB380B" w:rsidDel="007E55E3">
            <w:delText>upports g</w:delText>
          </w:r>
          <w:r w:rsidDel="007E55E3">
            <w:delText>l</w:delText>
          </w:r>
          <w:r w:rsidRPr="00EB380B" w:rsidDel="007E55E3">
            <w:delText xml:space="preserve">obal </w:delText>
          </w:r>
          <w:r w:rsidDel="007E55E3">
            <w:delText>integrated supply chain (ISC)</w:delText>
          </w:r>
          <w:r w:rsidRPr="00EB380B" w:rsidDel="007E55E3">
            <w:delText xml:space="preserve"> and </w:delText>
          </w:r>
          <w:r w:rsidDel="007E55E3">
            <w:delText>Research Development &amp; Quality (</w:delText>
          </w:r>
          <w:r w:rsidRPr="00EB380B" w:rsidDel="007E55E3">
            <w:delText xml:space="preserve">RDQ </w:delText>
          </w:r>
          <w:r w:rsidDel="007E55E3">
            <w:delText>)</w:delText>
          </w:r>
        </w:del>
      </w:ins>
    </w:p>
    <w:p w14:paraId="22A7E51E" w14:textId="77777777" w:rsidR="00344598" w:rsidDel="007E55E3" w:rsidRDefault="00344598" w:rsidP="00344598">
      <w:pPr>
        <w:rPr>
          <w:ins w:id="1503" w:author="Gassmere, Dawn E" w:date="2016-11-15T14:55:00Z"/>
          <w:del w:id="1504" w:author="Ben  Pester" w:date="2016-11-17T17:05:00Z"/>
          <w:b/>
        </w:rPr>
      </w:pPr>
    </w:p>
    <w:p w14:paraId="1E0D774F" w14:textId="77777777" w:rsidR="00344598" w:rsidDel="007E55E3" w:rsidRDefault="00344598" w:rsidP="00D74E9A">
      <w:pPr>
        <w:rPr>
          <w:ins w:id="1505" w:author="Ben  Pester" w:date="2016-11-11T11:02:00Z"/>
          <w:del w:id="1506" w:author="Ben  Pester" w:date="2016-11-17T17:05:00Z"/>
          <w:rFonts w:ascii="Arial" w:hAnsi="Arial" w:cs="Arial"/>
          <w:szCs w:val="20"/>
        </w:rPr>
      </w:pPr>
      <w:ins w:id="1507" w:author="Gassmere, Dawn E" w:date="2016-11-15T14:55:00Z">
        <w:del w:id="1508" w:author="Ben  Pester" w:date="2016-11-17T17:05:00Z">
          <w:r w:rsidDel="007E55E3">
            <w:rPr>
              <w:b/>
            </w:rPr>
            <w:delText>Decision Solutions</w:delText>
          </w:r>
          <w:r w:rsidRPr="006A66D3" w:rsidDel="007E55E3">
            <w:rPr>
              <w:b/>
            </w:rPr>
            <w:delText xml:space="preserve">: </w:delText>
          </w:r>
          <w:r w:rsidDel="007E55E3">
            <w:delText xml:space="preserve">Driven by our ambition to push forward analytics we have a dedicated analytics team (Decision Solutions) that partners with the </w:delText>
          </w:r>
        </w:del>
      </w:ins>
      <w:ins w:id="1509" w:author="Gassmere, Dawn E" w:date="2016-11-15T14:57:00Z">
        <w:del w:id="1510" w:author="Ben  Pester" w:date="2016-11-17T17:05:00Z">
          <w:r w:rsidDel="007E55E3">
            <w:delText xml:space="preserve">enterprise wide </w:delText>
          </w:r>
        </w:del>
      </w:ins>
      <w:ins w:id="1511" w:author="Gassmere, Dawn E" w:date="2016-11-15T14:55:00Z">
        <w:del w:id="1512" w:author="Ben  Pester" w:date="2016-11-17T17:05:00Z">
          <w:r w:rsidDel="007E55E3">
            <w:delText xml:space="preserve">Analytics SteerCo </w:delText>
          </w:r>
        </w:del>
      </w:ins>
    </w:p>
    <w:p w14:paraId="05A6C926" w14:textId="77777777" w:rsidR="00C62857" w:rsidDel="007E55E3" w:rsidRDefault="00C62857" w:rsidP="00D74E9A">
      <w:pPr>
        <w:rPr>
          <w:ins w:id="1513" w:author="Ben  Pester" w:date="2016-11-11T11:02:00Z"/>
          <w:del w:id="1514" w:author="Ben  Pester" w:date="2016-11-17T17:05:00Z"/>
          <w:rFonts w:ascii="Arial" w:hAnsi="Arial" w:cs="Arial"/>
          <w:szCs w:val="20"/>
        </w:rPr>
      </w:pPr>
    </w:p>
    <w:p w14:paraId="6A7F7A2A" w14:textId="1714459B" w:rsidR="00C62857" w:rsidRDefault="00C62857" w:rsidP="00D74E9A">
      <w:pPr>
        <w:rPr>
          <w:ins w:id="1515" w:author="Ben  Pester" w:date="2016-11-11T11:04:00Z"/>
          <w:rFonts w:ascii="Arial" w:hAnsi="Arial" w:cs="Arial"/>
          <w:szCs w:val="20"/>
        </w:rPr>
      </w:pPr>
      <w:ins w:id="1516" w:author="Ben  Pester" w:date="2016-11-11T11:04:00Z">
        <w:r>
          <w:rPr>
            <w:rFonts w:ascii="Arial" w:hAnsi="Arial" w:cs="Arial"/>
            <w:szCs w:val="20"/>
          </w:rPr>
          <w:t xml:space="preserve">Collaborating with business </w:t>
        </w:r>
      </w:ins>
      <w:ins w:id="1517" w:author="Stephanie Miller" w:date="2016-11-14T15:19:00Z">
        <w:r w:rsidR="00A127D0">
          <w:rPr>
            <w:rFonts w:ascii="Arial" w:hAnsi="Arial" w:cs="Arial"/>
            <w:szCs w:val="20"/>
          </w:rPr>
          <w:t>stakeholders</w:t>
        </w:r>
      </w:ins>
      <w:ins w:id="1518" w:author="Ben  Pester" w:date="2016-11-11T11:04:00Z">
        <w:del w:id="1519" w:author="Stephanie Miller" w:date="2016-11-14T15:19:00Z">
          <w:r w:rsidDel="00A127D0">
            <w:rPr>
              <w:rFonts w:ascii="Arial" w:hAnsi="Arial" w:cs="Arial"/>
              <w:szCs w:val="20"/>
            </w:rPr>
            <w:delText>process owners</w:delText>
          </w:r>
        </w:del>
        <w:r>
          <w:rPr>
            <w:rFonts w:ascii="Arial" w:hAnsi="Arial" w:cs="Arial"/>
            <w:szCs w:val="20"/>
          </w:rPr>
          <w:t xml:space="preserve">, our engagement structure allows us to effectively prioritize each project requirement. </w:t>
        </w:r>
      </w:ins>
      <w:ins w:id="1520" w:author="Stephanie Miller" w:date="2016-11-11T15:30:00Z">
        <w:r w:rsidR="00340101">
          <w:rPr>
            <w:rFonts w:ascii="Arial" w:hAnsi="Arial" w:cs="Arial"/>
            <w:szCs w:val="20"/>
          </w:rPr>
          <w:t xml:space="preserve">The global solution owner will help drive solution evaluation around a </w:t>
        </w:r>
      </w:ins>
      <w:ins w:id="1521" w:author="Stephanie Miller" w:date="2016-11-11T15:31:00Z">
        <w:r w:rsidR="00340101">
          <w:rPr>
            <w:rFonts w:ascii="Arial" w:hAnsi="Arial" w:cs="Arial"/>
            <w:szCs w:val="20"/>
          </w:rPr>
          <w:t>capability</w:t>
        </w:r>
      </w:ins>
      <w:ins w:id="1522" w:author="Stephanie Miller" w:date="2016-11-11T15:30:00Z">
        <w:r w:rsidR="00340101">
          <w:rPr>
            <w:rFonts w:ascii="Arial" w:hAnsi="Arial" w:cs="Arial"/>
            <w:szCs w:val="20"/>
          </w:rPr>
          <w:t xml:space="preserve">, while the </w:t>
        </w:r>
        <w:del w:id="1523" w:author="Adam Boothroyd" w:date="2016-11-28T14:13:00Z">
          <w:r w:rsidR="00340101" w:rsidDel="00214768">
            <w:rPr>
              <w:rFonts w:ascii="Arial" w:hAnsi="Arial" w:cs="Arial"/>
              <w:szCs w:val="20"/>
            </w:rPr>
            <w:delText>p</w:delText>
          </w:r>
        </w:del>
      </w:ins>
      <w:ins w:id="1524" w:author="Adam Boothroyd" w:date="2016-11-28T14:13:00Z">
        <w:r w:rsidR="00214768">
          <w:rPr>
            <w:rFonts w:ascii="Arial" w:hAnsi="Arial" w:cs="Arial"/>
            <w:szCs w:val="20"/>
          </w:rPr>
          <w:t>P</w:t>
        </w:r>
      </w:ins>
      <w:ins w:id="1525" w:author="Stephanie Miller" w:date="2016-11-11T15:30:00Z">
        <w:r w:rsidR="00340101">
          <w:rPr>
            <w:rFonts w:ascii="Arial" w:hAnsi="Arial" w:cs="Arial"/>
            <w:szCs w:val="20"/>
          </w:rPr>
          <w:t>la</w:t>
        </w:r>
      </w:ins>
      <w:ins w:id="1526" w:author="Stephanie Miller" w:date="2016-11-14T15:19:00Z">
        <w:r w:rsidR="00A127D0">
          <w:rPr>
            <w:rFonts w:ascii="Arial" w:hAnsi="Arial" w:cs="Arial"/>
            <w:szCs w:val="20"/>
          </w:rPr>
          <w:t>n</w:t>
        </w:r>
      </w:ins>
      <w:ins w:id="1527" w:author="Stephanie Miller" w:date="2016-11-11T15:30:00Z">
        <w:r w:rsidR="00340101">
          <w:rPr>
            <w:rFonts w:ascii="Arial" w:hAnsi="Arial" w:cs="Arial"/>
            <w:szCs w:val="20"/>
          </w:rPr>
          <w:t xml:space="preserve">ning </w:t>
        </w:r>
      </w:ins>
      <w:ins w:id="1528" w:author="Stephanie Miller" w:date="2016-11-11T15:31:00Z">
        <w:r w:rsidR="00340101">
          <w:rPr>
            <w:rFonts w:ascii="Arial" w:hAnsi="Arial" w:cs="Arial"/>
            <w:szCs w:val="20"/>
          </w:rPr>
          <w:t>&amp; Delivery lead will help evaluate how each project fits into the</w:t>
        </w:r>
      </w:ins>
      <w:ins w:id="1529" w:author="Stephanie Miller" w:date="2016-11-14T15:19:00Z">
        <w:r w:rsidR="00A127D0">
          <w:rPr>
            <w:rFonts w:ascii="Arial" w:hAnsi="Arial" w:cs="Arial"/>
            <w:szCs w:val="20"/>
          </w:rPr>
          <w:t xml:space="preserve"> overall roadmap and the</w:t>
        </w:r>
      </w:ins>
      <w:ins w:id="1530" w:author="Stephanie Miller" w:date="2016-11-11T15:31:00Z">
        <w:r w:rsidR="00340101">
          <w:rPr>
            <w:rFonts w:ascii="Arial" w:hAnsi="Arial" w:cs="Arial"/>
            <w:szCs w:val="20"/>
          </w:rPr>
          <w:t xml:space="preserve"> region</w:t>
        </w:r>
      </w:ins>
      <w:ins w:id="1531" w:author="Stephanie Miller" w:date="2016-11-14T15:19:00Z">
        <w:r w:rsidR="00A127D0">
          <w:rPr>
            <w:rFonts w:ascii="Arial" w:hAnsi="Arial" w:cs="Arial"/>
            <w:szCs w:val="20"/>
          </w:rPr>
          <w:t>al</w:t>
        </w:r>
      </w:ins>
      <w:ins w:id="1532" w:author="Stephanie Miller" w:date="2016-11-11T15:31:00Z">
        <w:r w:rsidR="00340101">
          <w:rPr>
            <w:rFonts w:ascii="Arial" w:hAnsi="Arial" w:cs="Arial"/>
            <w:szCs w:val="20"/>
          </w:rPr>
          <w:t xml:space="preserve"> roadmap</w:t>
        </w:r>
      </w:ins>
      <w:ins w:id="1533" w:author="Stephanie Miller" w:date="2016-11-14T15:19:00Z">
        <w:r w:rsidR="00A127D0">
          <w:rPr>
            <w:rFonts w:ascii="Arial" w:hAnsi="Arial" w:cs="Arial"/>
            <w:szCs w:val="20"/>
          </w:rPr>
          <w:t>s</w:t>
        </w:r>
      </w:ins>
      <w:ins w:id="1534" w:author="Stephanie Miller" w:date="2016-11-11T15:31:00Z">
        <w:r w:rsidR="00340101">
          <w:rPr>
            <w:rFonts w:ascii="Arial" w:hAnsi="Arial" w:cs="Arial"/>
            <w:szCs w:val="20"/>
          </w:rPr>
          <w:t xml:space="preserve">. </w:t>
        </w:r>
      </w:ins>
    </w:p>
    <w:p w14:paraId="377E8269" w14:textId="77777777" w:rsidR="00C62857" w:rsidRDefault="00C62857" w:rsidP="00D74E9A">
      <w:pPr>
        <w:rPr>
          <w:ins w:id="1535" w:author="Ben  Pester" w:date="2016-11-11T11:04:00Z"/>
          <w:rFonts w:ascii="Arial" w:hAnsi="Arial" w:cs="Arial"/>
          <w:szCs w:val="20"/>
        </w:rPr>
      </w:pPr>
    </w:p>
    <w:p w14:paraId="0B5DD83B" w14:textId="77777777" w:rsidR="007C5CAA" w:rsidRDefault="00C62857" w:rsidP="00D74E9A">
      <w:pPr>
        <w:rPr>
          <w:ins w:id="1536" w:author="Stephanie Miller" w:date="2016-11-11T15:34:00Z"/>
          <w:rFonts w:ascii="Arial" w:hAnsi="Arial" w:cs="Arial"/>
          <w:szCs w:val="20"/>
        </w:rPr>
      </w:pPr>
      <w:ins w:id="1537" w:author="Ben  Pester" w:date="2016-11-11T11:04:00Z">
        <w:r>
          <w:rPr>
            <w:rFonts w:ascii="Arial" w:hAnsi="Arial" w:cs="Arial"/>
            <w:szCs w:val="20"/>
          </w:rPr>
          <w:t>We also engage with other key players</w:t>
        </w:r>
      </w:ins>
      <w:ins w:id="1538" w:author="Stephanie Miller" w:date="2016-11-11T15:33:00Z">
        <w:r w:rsidR="007C5CAA">
          <w:rPr>
            <w:rFonts w:ascii="Arial" w:hAnsi="Arial" w:cs="Arial"/>
            <w:szCs w:val="20"/>
          </w:rPr>
          <w:t xml:space="preserve"> (ITS teams like CTO, Architecture, Strategy, etc. as well as Software and Delivery partners) </w:t>
        </w:r>
      </w:ins>
      <w:ins w:id="1539" w:author="Ben  Pester" w:date="2016-11-11T11:04:00Z">
        <w:del w:id="1540" w:author="Stephanie Miller" w:date="2016-11-11T15:33:00Z">
          <w:r w:rsidDel="007C5CAA">
            <w:rPr>
              <w:rFonts w:ascii="Arial" w:hAnsi="Arial" w:cs="Arial"/>
              <w:szCs w:val="20"/>
            </w:rPr>
            <w:delText xml:space="preserve"> to </w:delText>
          </w:r>
        </w:del>
      </w:ins>
      <w:ins w:id="1541" w:author="Ben  Pester" w:date="2016-11-11T11:06:00Z">
        <w:r w:rsidR="00046B59">
          <w:rPr>
            <w:rFonts w:ascii="Arial" w:hAnsi="Arial" w:cs="Arial"/>
            <w:szCs w:val="20"/>
          </w:rPr>
          <w:t xml:space="preserve">throughout the process, </w:t>
        </w:r>
        <w:del w:id="1542" w:author="Stephanie Miller" w:date="2016-11-11T15:33:00Z">
          <w:r w:rsidR="00046B59" w:rsidDel="007C5CAA">
            <w:rPr>
              <w:rFonts w:ascii="Arial" w:hAnsi="Arial" w:cs="Arial"/>
              <w:szCs w:val="20"/>
            </w:rPr>
            <w:delText>so</w:delText>
          </w:r>
        </w:del>
      </w:ins>
      <w:ins w:id="1543" w:author="Stephanie Miller" w:date="2016-11-11T15:33:00Z">
        <w:r w:rsidR="007C5CAA">
          <w:rPr>
            <w:rFonts w:ascii="Arial" w:hAnsi="Arial" w:cs="Arial"/>
            <w:szCs w:val="20"/>
          </w:rPr>
          <w:t>to ensure</w:t>
        </w:r>
      </w:ins>
      <w:ins w:id="1544" w:author="Ben  Pester" w:date="2016-11-11T11:06:00Z">
        <w:r w:rsidR="00046B59">
          <w:rPr>
            <w:rFonts w:ascii="Arial" w:hAnsi="Arial" w:cs="Arial"/>
            <w:szCs w:val="20"/>
          </w:rPr>
          <w:t xml:space="preserve"> our solutions </w:t>
        </w:r>
        <w:del w:id="1545" w:author="Stephanie Miller" w:date="2016-11-11T15:33:00Z">
          <w:r w:rsidR="00046B59" w:rsidDel="007C5CAA">
            <w:rPr>
              <w:rFonts w:ascii="Arial" w:hAnsi="Arial" w:cs="Arial"/>
              <w:szCs w:val="20"/>
            </w:rPr>
            <w:delText xml:space="preserve">always </w:delText>
          </w:r>
        </w:del>
        <w:r w:rsidR="00046B59">
          <w:rPr>
            <w:rFonts w:ascii="Arial" w:hAnsi="Arial" w:cs="Arial"/>
            <w:szCs w:val="20"/>
          </w:rPr>
          <w:t xml:space="preserve">meet the </w:t>
        </w:r>
        <w:del w:id="1546" w:author="Stephanie Miller" w:date="2016-11-11T15:33:00Z">
          <w:r w:rsidR="00046B59" w:rsidDel="007C5CAA">
            <w:rPr>
              <w:rFonts w:ascii="Arial" w:hAnsi="Arial" w:cs="Arial"/>
              <w:szCs w:val="20"/>
            </w:rPr>
            <w:delText xml:space="preserve">end </w:delText>
          </w:r>
        </w:del>
        <w:r w:rsidR="00046B59">
          <w:rPr>
            <w:rFonts w:ascii="Arial" w:hAnsi="Arial" w:cs="Arial"/>
            <w:szCs w:val="20"/>
          </w:rPr>
          <w:t xml:space="preserve">business need. </w:t>
        </w:r>
      </w:ins>
      <w:ins w:id="1547" w:author="Ben  Pester" w:date="2016-11-11T11:05:00Z">
        <w:r>
          <w:rPr>
            <w:rFonts w:ascii="Arial" w:hAnsi="Arial" w:cs="Arial"/>
            <w:szCs w:val="20"/>
          </w:rPr>
          <w:t xml:space="preserve"> </w:t>
        </w:r>
      </w:ins>
      <w:ins w:id="1548" w:author="Ben  Pester" w:date="2016-11-11T11:03:00Z">
        <w:r>
          <w:rPr>
            <w:rFonts w:ascii="Arial" w:hAnsi="Arial" w:cs="Arial"/>
            <w:szCs w:val="20"/>
          </w:rPr>
          <w:t xml:space="preserve"> </w:t>
        </w:r>
      </w:ins>
    </w:p>
    <w:p w14:paraId="2A3CF9FF" w14:textId="77777777" w:rsidR="007C5CAA" w:rsidDel="0056188F" w:rsidRDefault="007C5CAA" w:rsidP="00D74E9A">
      <w:pPr>
        <w:rPr>
          <w:ins w:id="1549" w:author="Stephanie Miller" w:date="2016-11-11T15:34:00Z"/>
          <w:del w:id="1550" w:author="Stephanie Miller" w:date="2016-11-14T15:22:00Z"/>
          <w:rFonts w:ascii="Arial" w:hAnsi="Arial" w:cs="Arial"/>
          <w:szCs w:val="20"/>
        </w:rPr>
      </w:pPr>
    </w:p>
    <w:p w14:paraId="004F65B6" w14:textId="77777777" w:rsidR="0056188F" w:rsidRDefault="0056188F" w:rsidP="0056188F">
      <w:pPr>
        <w:rPr>
          <w:ins w:id="1551" w:author="Stephanie Miller" w:date="2016-11-14T15:22:00Z"/>
          <w:rFonts w:ascii="Arial" w:hAnsi="Arial" w:cs="Arial"/>
          <w:szCs w:val="20"/>
        </w:rPr>
      </w:pPr>
    </w:p>
    <w:p w14:paraId="00FDA1D5" w14:textId="225E6396" w:rsidR="0056188F" w:rsidRDefault="0056188F" w:rsidP="0056188F">
      <w:pPr>
        <w:rPr>
          <w:ins w:id="1552" w:author="Stephanie Miller" w:date="2016-11-14T15:22:00Z"/>
          <w:rFonts w:ascii="Arial" w:hAnsi="Arial" w:cs="Arial"/>
          <w:szCs w:val="20"/>
        </w:rPr>
      </w:pPr>
      <w:ins w:id="1553" w:author="Stephanie Miller" w:date="2016-11-14T15:22:00Z">
        <w:del w:id="1554" w:author="Ben  Pester" w:date="2016-11-29T10:43:00Z">
          <w:r w:rsidRPr="007C5CAA" w:rsidDel="0084045D">
            <w:rPr>
              <w:rFonts w:ascii="Arial" w:hAnsi="Arial" w:cs="Arial"/>
              <w:szCs w:val="20"/>
            </w:rPr>
            <w:delText xml:space="preserve">For requests that move forward </w:delText>
          </w:r>
          <w:r w:rsidDel="0084045D">
            <w:rPr>
              <w:rFonts w:ascii="Arial" w:hAnsi="Arial" w:cs="Arial"/>
              <w:szCs w:val="20"/>
            </w:rPr>
            <w:delText>the Capability Lead and GSO in the</w:delText>
          </w:r>
        </w:del>
      </w:ins>
      <w:ins w:id="1555" w:author="Ben  Pester" w:date="2016-11-29T10:43:00Z">
        <w:r w:rsidR="0084045D">
          <w:rPr>
            <w:rFonts w:ascii="Arial" w:hAnsi="Arial" w:cs="Arial"/>
            <w:szCs w:val="20"/>
          </w:rPr>
          <w:t>The</w:t>
        </w:r>
      </w:ins>
      <w:ins w:id="1556" w:author="Stephanie Miller" w:date="2016-11-14T15:22:00Z">
        <w:r>
          <w:rPr>
            <w:rFonts w:ascii="Arial" w:hAnsi="Arial" w:cs="Arial"/>
            <w:szCs w:val="20"/>
          </w:rPr>
          <w:t xml:space="preserve"> </w:t>
        </w:r>
        <w:r w:rsidRPr="007C5CAA">
          <w:rPr>
            <w:rFonts w:ascii="Arial" w:hAnsi="Arial" w:cs="Arial"/>
            <w:szCs w:val="20"/>
          </w:rPr>
          <w:t xml:space="preserve">BE </w:t>
        </w:r>
        <w:r>
          <w:rPr>
            <w:rFonts w:ascii="Arial" w:hAnsi="Arial" w:cs="Arial"/>
            <w:szCs w:val="20"/>
          </w:rPr>
          <w:t xml:space="preserve">team </w:t>
        </w:r>
        <w:del w:id="1557" w:author="Ben  Pester" w:date="2016-11-29T10:43:00Z">
          <w:r w:rsidDel="0084045D">
            <w:rPr>
              <w:rFonts w:ascii="Arial" w:hAnsi="Arial" w:cs="Arial"/>
              <w:szCs w:val="20"/>
            </w:rPr>
            <w:delText>will</w:delText>
          </w:r>
        </w:del>
      </w:ins>
      <w:ins w:id="1558" w:author="Ben  Pester" w:date="2016-11-29T10:43:00Z">
        <w:r w:rsidR="0084045D">
          <w:rPr>
            <w:rFonts w:ascii="Arial" w:hAnsi="Arial" w:cs="Arial"/>
            <w:szCs w:val="20"/>
          </w:rPr>
          <w:t>also</w:t>
        </w:r>
      </w:ins>
      <w:ins w:id="1559" w:author="Stephanie Miller" w:date="2016-11-14T15:22:00Z">
        <w:r>
          <w:rPr>
            <w:rFonts w:ascii="Arial" w:hAnsi="Arial" w:cs="Arial"/>
            <w:szCs w:val="20"/>
          </w:rPr>
          <w:t xml:space="preserve"> help to develop</w:t>
        </w:r>
        <w:r w:rsidRPr="007C5CAA">
          <w:rPr>
            <w:rFonts w:ascii="Arial" w:hAnsi="Arial" w:cs="Arial"/>
            <w:szCs w:val="20"/>
          </w:rPr>
          <w:t xml:space="preserve"> </w:t>
        </w:r>
        <w:r>
          <w:rPr>
            <w:rFonts w:ascii="Arial" w:hAnsi="Arial" w:cs="Arial"/>
            <w:szCs w:val="20"/>
          </w:rPr>
          <w:t>the business case</w:t>
        </w:r>
      </w:ins>
      <w:ins w:id="1560" w:author="Ben  Pester" w:date="2016-11-29T10:43:00Z">
        <w:r w:rsidR="0084045D">
          <w:rPr>
            <w:rFonts w:ascii="Arial" w:hAnsi="Arial" w:cs="Arial"/>
            <w:szCs w:val="20"/>
          </w:rPr>
          <w:t xml:space="preserve"> for new projects</w:t>
        </w:r>
      </w:ins>
      <w:ins w:id="1561" w:author="Stephanie Miller" w:date="2016-11-14T15:22:00Z">
        <w:del w:id="1562" w:author="Stephanie Miller" w:date="2016-11-15T11:45:00Z">
          <w:r w:rsidDel="0083724B">
            <w:rPr>
              <w:rFonts w:ascii="Arial" w:hAnsi="Arial" w:cs="Arial"/>
              <w:szCs w:val="20"/>
            </w:rPr>
            <w:delText xml:space="preserve"> and AR</w:delText>
          </w:r>
        </w:del>
        <w:r>
          <w:rPr>
            <w:rFonts w:ascii="Arial" w:hAnsi="Arial" w:cs="Arial"/>
            <w:szCs w:val="20"/>
          </w:rPr>
          <w:t>. Once</w:t>
        </w:r>
      </w:ins>
      <w:ins w:id="1563" w:author="Ben  Pester" w:date="2016-11-29T10:41:00Z">
        <w:r w:rsidR="00B72D30">
          <w:rPr>
            <w:rFonts w:ascii="Arial" w:hAnsi="Arial" w:cs="Arial"/>
            <w:szCs w:val="20"/>
          </w:rPr>
          <w:t xml:space="preserve"> the</w:t>
        </w:r>
      </w:ins>
      <w:ins w:id="1564" w:author="Stephanie Miller" w:date="2016-11-14T15:22:00Z">
        <w:r>
          <w:rPr>
            <w:rFonts w:ascii="Arial" w:hAnsi="Arial" w:cs="Arial"/>
            <w:szCs w:val="20"/>
          </w:rPr>
          <w:t xml:space="preserve"> </w:t>
        </w:r>
        <w:del w:id="1565" w:author="Stephanie Miller" w:date="2016-11-15T11:45:00Z">
          <w:r w:rsidDel="0083724B">
            <w:rPr>
              <w:rFonts w:ascii="Arial" w:hAnsi="Arial" w:cs="Arial"/>
              <w:szCs w:val="20"/>
            </w:rPr>
            <w:delText>there is an</w:delText>
          </w:r>
        </w:del>
      </w:ins>
      <w:ins w:id="1566" w:author="Stephanie Miller" w:date="2016-11-15T11:45:00Z">
        <w:r w:rsidR="0083724B">
          <w:rPr>
            <w:rFonts w:ascii="Arial" w:hAnsi="Arial" w:cs="Arial"/>
            <w:szCs w:val="20"/>
          </w:rPr>
          <w:t xml:space="preserve">business case </w:t>
        </w:r>
      </w:ins>
      <w:ins w:id="1567" w:author="Ben  Pester" w:date="2016-11-29T10:41:00Z">
        <w:r w:rsidR="00B72D30">
          <w:rPr>
            <w:rFonts w:ascii="Arial" w:hAnsi="Arial" w:cs="Arial"/>
            <w:szCs w:val="20"/>
          </w:rPr>
          <w:t>has been</w:t>
        </w:r>
      </w:ins>
      <w:ins w:id="1568" w:author="Stephanie Miller" w:date="2016-11-15T11:45:00Z">
        <w:del w:id="1569" w:author="Ben  Pester" w:date="2016-11-29T10:41:00Z">
          <w:r w:rsidR="0083724B" w:rsidDel="00B72D30">
            <w:rPr>
              <w:rFonts w:ascii="Arial" w:hAnsi="Arial" w:cs="Arial"/>
              <w:szCs w:val="20"/>
            </w:rPr>
            <w:delText>is</w:delText>
          </w:r>
        </w:del>
      </w:ins>
      <w:ins w:id="1570" w:author="Stephanie Miller" w:date="2016-11-14T15:22:00Z">
        <w:r>
          <w:rPr>
            <w:rFonts w:ascii="Arial" w:hAnsi="Arial" w:cs="Arial"/>
            <w:szCs w:val="20"/>
          </w:rPr>
          <w:t xml:space="preserve"> approved</w:t>
        </w:r>
      </w:ins>
      <w:ins w:id="1571" w:author="Ben  Pester" w:date="2016-11-29T10:43:00Z">
        <w:r w:rsidR="0084045D">
          <w:rPr>
            <w:rFonts w:ascii="Arial" w:hAnsi="Arial" w:cs="Arial"/>
            <w:szCs w:val="20"/>
          </w:rPr>
          <w:t xml:space="preserve">, </w:t>
        </w:r>
      </w:ins>
      <w:ins w:id="1572" w:author="Stephanie Miller" w:date="2016-11-14T15:22:00Z">
        <w:del w:id="1573" w:author="Ben  Pester" w:date="2016-11-29T10:43:00Z">
          <w:r w:rsidDel="0084045D">
            <w:rPr>
              <w:rFonts w:ascii="Arial" w:hAnsi="Arial" w:cs="Arial"/>
              <w:szCs w:val="20"/>
            </w:rPr>
            <w:delText xml:space="preserve"> </w:delText>
          </w:r>
        </w:del>
        <w:del w:id="1574" w:author="Stephanie Miller" w:date="2016-11-15T11:45:00Z">
          <w:r w:rsidDel="0083724B">
            <w:rPr>
              <w:rFonts w:ascii="Arial" w:hAnsi="Arial" w:cs="Arial"/>
              <w:szCs w:val="20"/>
            </w:rPr>
            <w:delText xml:space="preserve">AR </w:delText>
          </w:r>
        </w:del>
        <w:r>
          <w:rPr>
            <w:rFonts w:ascii="Arial" w:hAnsi="Arial" w:cs="Arial"/>
            <w:szCs w:val="20"/>
          </w:rPr>
          <w:t xml:space="preserve">the engagement team will work with the delivery team </w:t>
        </w:r>
      </w:ins>
      <w:ins w:id="1575" w:author="Ben  Pester" w:date="2016-11-29T10:44:00Z">
        <w:r w:rsidR="0084045D">
          <w:rPr>
            <w:rFonts w:ascii="Arial" w:hAnsi="Arial" w:cs="Arial"/>
            <w:szCs w:val="20"/>
          </w:rPr>
          <w:t xml:space="preserve">to make the </w:t>
        </w:r>
        <w:proofErr w:type="spellStart"/>
        <w:r w:rsidR="0084045D">
          <w:rPr>
            <w:rFonts w:ascii="Arial" w:hAnsi="Arial" w:cs="Arial"/>
            <w:szCs w:val="20"/>
          </w:rPr>
          <w:t>prject</w:t>
        </w:r>
        <w:proofErr w:type="spellEnd"/>
        <w:r w:rsidR="0084045D">
          <w:rPr>
            <w:rFonts w:ascii="Arial" w:hAnsi="Arial" w:cs="Arial"/>
            <w:szCs w:val="20"/>
          </w:rPr>
          <w:t xml:space="preserve"> happen. </w:t>
        </w:r>
      </w:ins>
      <w:ins w:id="1576" w:author="Stephanie Miller" w:date="2016-11-14T15:22:00Z">
        <w:del w:id="1577" w:author="Ben  Pester" w:date="2016-11-29T10:44:00Z">
          <w:r w:rsidDel="0084045D">
            <w:rPr>
              <w:rFonts w:ascii="Arial" w:hAnsi="Arial" w:cs="Arial"/>
              <w:szCs w:val="20"/>
            </w:rPr>
            <w:delText xml:space="preserve">to </w:delText>
          </w:r>
        </w:del>
        <w:del w:id="1578" w:author="Ben  Pester" w:date="2016-11-29T10:43:00Z">
          <w:r w:rsidDel="0084045D">
            <w:rPr>
              <w:rFonts w:ascii="Arial" w:hAnsi="Arial" w:cs="Arial"/>
              <w:szCs w:val="20"/>
            </w:rPr>
            <w:delText>start on execuion of projects</w:delText>
          </w:r>
        </w:del>
        <w:del w:id="1579" w:author="Ben  Pester" w:date="2016-11-29T10:44:00Z">
          <w:r w:rsidDel="0084045D">
            <w:rPr>
              <w:rFonts w:ascii="Arial" w:hAnsi="Arial" w:cs="Arial"/>
              <w:szCs w:val="20"/>
            </w:rPr>
            <w:delText xml:space="preserve">. </w:delText>
          </w:r>
        </w:del>
      </w:ins>
    </w:p>
    <w:p w14:paraId="1D360A07" w14:textId="77777777" w:rsidR="005E3FCB" w:rsidDel="007E55E3" w:rsidRDefault="007C5CAA" w:rsidP="00D74E9A">
      <w:pPr>
        <w:rPr>
          <w:ins w:id="1580" w:author="Stephanie Miller" w:date="2016-11-14T14:32:00Z"/>
          <w:del w:id="1581" w:author="Ben  Pester" w:date="2016-11-17T17:05:00Z"/>
          <w:rFonts w:ascii="Arial" w:hAnsi="Arial" w:cs="Arial"/>
          <w:szCs w:val="20"/>
        </w:rPr>
      </w:pPr>
      <w:commentRangeStart w:id="1582"/>
      <w:ins w:id="1583" w:author="Stephanie Miller" w:date="2016-11-11T15:34:00Z">
        <w:del w:id="1584" w:author="Ben  Pester" w:date="2016-11-17T17:05:00Z">
          <w:r w:rsidRPr="007C5CAA" w:rsidDel="007E55E3">
            <w:rPr>
              <w:rFonts w:ascii="Arial" w:hAnsi="Arial" w:cs="Arial"/>
              <w:szCs w:val="20"/>
            </w:rPr>
            <w:delText xml:space="preserve">For </w:delText>
          </w:r>
        </w:del>
      </w:ins>
      <w:commentRangeEnd w:id="1582"/>
      <w:del w:id="1585" w:author="Ben  Pester" w:date="2016-11-17T17:05:00Z">
        <w:r w:rsidR="0056188F" w:rsidDel="007E55E3">
          <w:rPr>
            <w:rStyle w:val="CommentReference"/>
          </w:rPr>
          <w:commentReference w:id="1582"/>
        </w:r>
      </w:del>
      <w:ins w:id="1586" w:author="Stephanie Miller" w:date="2016-11-11T15:34:00Z">
        <w:del w:id="1587" w:author="Ben  Pester" w:date="2016-11-17T17:05:00Z">
          <w:r w:rsidRPr="007C5CAA" w:rsidDel="007E55E3">
            <w:rPr>
              <w:rFonts w:ascii="Arial" w:hAnsi="Arial" w:cs="Arial"/>
              <w:szCs w:val="20"/>
            </w:rPr>
            <w:delText xml:space="preserve">requests that move forward </w:delText>
          </w:r>
          <w:r w:rsidDel="007E55E3">
            <w:rPr>
              <w:rFonts w:ascii="Arial" w:hAnsi="Arial" w:cs="Arial"/>
              <w:szCs w:val="20"/>
            </w:rPr>
            <w:delText xml:space="preserve">the </w:delText>
          </w:r>
        </w:del>
      </w:ins>
      <w:ins w:id="1588" w:author="Stephanie Miller" w:date="2016-11-11T15:50:00Z">
        <w:del w:id="1589" w:author="Ben  Pester" w:date="2016-11-17T17:05:00Z">
          <w:r w:rsidR="002E0C17" w:rsidDel="007E55E3">
            <w:rPr>
              <w:rFonts w:ascii="Arial" w:hAnsi="Arial" w:cs="Arial"/>
              <w:szCs w:val="20"/>
            </w:rPr>
            <w:delText xml:space="preserve">Capability Lead and GSO in the </w:delText>
          </w:r>
        </w:del>
      </w:ins>
      <w:ins w:id="1590" w:author="Stephanie Miller" w:date="2016-11-11T15:34:00Z">
        <w:del w:id="1591" w:author="Ben  Pester" w:date="2016-11-17T17:05:00Z">
          <w:r w:rsidRPr="007C5CAA" w:rsidDel="007E55E3">
            <w:rPr>
              <w:rFonts w:ascii="Arial" w:hAnsi="Arial" w:cs="Arial"/>
              <w:szCs w:val="20"/>
            </w:rPr>
            <w:delText xml:space="preserve">BE </w:delText>
          </w:r>
        </w:del>
      </w:ins>
      <w:ins w:id="1592" w:author="Stephanie Miller" w:date="2016-11-11T15:35:00Z">
        <w:del w:id="1593" w:author="Ben  Pester" w:date="2016-11-17T17:05:00Z">
          <w:r w:rsidDel="007E55E3">
            <w:rPr>
              <w:rFonts w:ascii="Arial" w:hAnsi="Arial" w:cs="Arial"/>
              <w:szCs w:val="20"/>
            </w:rPr>
            <w:delText xml:space="preserve">team </w:delText>
          </w:r>
        </w:del>
      </w:ins>
      <w:ins w:id="1594" w:author="Stephanie Miller" w:date="2016-11-11T15:51:00Z">
        <w:del w:id="1595" w:author="Ben  Pester" w:date="2016-11-17T17:05:00Z">
          <w:r w:rsidR="002E0C17" w:rsidDel="007E55E3">
            <w:rPr>
              <w:rFonts w:ascii="Arial" w:hAnsi="Arial" w:cs="Arial"/>
              <w:szCs w:val="20"/>
            </w:rPr>
            <w:delText>will</w:delText>
          </w:r>
        </w:del>
      </w:ins>
      <w:ins w:id="1596" w:author="Stephanie Miller" w:date="2016-11-11T15:35:00Z">
        <w:del w:id="1597" w:author="Ben  Pester" w:date="2016-11-17T17:05:00Z">
          <w:r w:rsidDel="007E55E3">
            <w:rPr>
              <w:rFonts w:ascii="Arial" w:hAnsi="Arial" w:cs="Arial"/>
              <w:szCs w:val="20"/>
            </w:rPr>
            <w:delText xml:space="preserve"> </w:delText>
          </w:r>
          <w:r w:rsidR="002E0C17" w:rsidDel="007E55E3">
            <w:rPr>
              <w:rFonts w:ascii="Arial" w:hAnsi="Arial" w:cs="Arial"/>
              <w:szCs w:val="20"/>
            </w:rPr>
            <w:delText>help</w:delText>
          </w:r>
          <w:r w:rsidDel="007E55E3">
            <w:rPr>
              <w:rFonts w:ascii="Arial" w:hAnsi="Arial" w:cs="Arial"/>
              <w:szCs w:val="20"/>
            </w:rPr>
            <w:delText xml:space="preserve"> </w:delText>
          </w:r>
        </w:del>
      </w:ins>
      <w:ins w:id="1598" w:author="Stephanie Miller" w:date="2016-11-11T15:47:00Z">
        <w:del w:id="1599" w:author="Ben  Pester" w:date="2016-11-17T17:05:00Z">
          <w:r w:rsidR="00534B20" w:rsidDel="007E55E3">
            <w:rPr>
              <w:rFonts w:ascii="Arial" w:hAnsi="Arial" w:cs="Arial"/>
              <w:szCs w:val="20"/>
            </w:rPr>
            <w:delText xml:space="preserve">to </w:delText>
          </w:r>
        </w:del>
      </w:ins>
      <w:ins w:id="1600" w:author="Stephanie Miller" w:date="2016-11-11T15:34:00Z">
        <w:del w:id="1601" w:author="Ben  Pester" w:date="2016-11-17T17:05:00Z">
          <w:r w:rsidDel="007E55E3">
            <w:rPr>
              <w:rFonts w:ascii="Arial" w:hAnsi="Arial" w:cs="Arial"/>
              <w:szCs w:val="20"/>
            </w:rPr>
            <w:delText>develop</w:delText>
          </w:r>
          <w:r w:rsidRPr="007C5CAA" w:rsidDel="007E55E3">
            <w:rPr>
              <w:rFonts w:ascii="Arial" w:hAnsi="Arial" w:cs="Arial"/>
              <w:szCs w:val="20"/>
            </w:rPr>
            <w:delText xml:space="preserve"> </w:delText>
          </w:r>
        </w:del>
      </w:ins>
      <w:ins w:id="1602" w:author="Stephanie Miller" w:date="2016-11-11T15:35:00Z">
        <w:del w:id="1603" w:author="Ben  Pester" w:date="2016-11-17T17:05:00Z">
          <w:r w:rsidDel="007E55E3">
            <w:rPr>
              <w:rFonts w:ascii="Arial" w:hAnsi="Arial" w:cs="Arial"/>
              <w:szCs w:val="20"/>
            </w:rPr>
            <w:delText xml:space="preserve">the </w:delText>
          </w:r>
        </w:del>
      </w:ins>
      <w:ins w:id="1604" w:author="Stephanie Miller" w:date="2016-11-11T15:34:00Z">
        <w:del w:id="1605" w:author="Ben  Pester" w:date="2016-11-17T17:05:00Z">
          <w:r w:rsidR="00827761" w:rsidDel="007E55E3">
            <w:rPr>
              <w:rFonts w:ascii="Arial" w:hAnsi="Arial" w:cs="Arial"/>
              <w:szCs w:val="20"/>
            </w:rPr>
            <w:delText xml:space="preserve">business case and AR. Once there is an approved AR the </w:delText>
          </w:r>
        </w:del>
      </w:ins>
      <w:ins w:id="1606" w:author="Stephanie Miller" w:date="2016-11-11T15:49:00Z">
        <w:del w:id="1607" w:author="Ben  Pester" w:date="2016-11-17T17:05:00Z">
          <w:r w:rsidR="00827761" w:rsidDel="007E55E3">
            <w:rPr>
              <w:rFonts w:ascii="Arial" w:hAnsi="Arial" w:cs="Arial"/>
              <w:szCs w:val="20"/>
            </w:rPr>
            <w:delText>engagement</w:delText>
          </w:r>
        </w:del>
      </w:ins>
      <w:ins w:id="1608" w:author="Stephanie Miller" w:date="2016-11-11T15:34:00Z">
        <w:del w:id="1609" w:author="Ben  Pester" w:date="2016-11-17T17:05:00Z">
          <w:r w:rsidR="00827761" w:rsidDel="007E55E3">
            <w:rPr>
              <w:rFonts w:ascii="Arial" w:hAnsi="Arial" w:cs="Arial"/>
              <w:szCs w:val="20"/>
            </w:rPr>
            <w:delText xml:space="preserve"> </w:delText>
          </w:r>
        </w:del>
      </w:ins>
      <w:ins w:id="1610" w:author="Stephanie Miller" w:date="2016-11-11T15:49:00Z">
        <w:del w:id="1611" w:author="Ben  Pester" w:date="2016-11-17T17:05:00Z">
          <w:r w:rsidR="00827761" w:rsidDel="007E55E3">
            <w:rPr>
              <w:rFonts w:ascii="Arial" w:hAnsi="Arial" w:cs="Arial"/>
              <w:szCs w:val="20"/>
            </w:rPr>
            <w:delText xml:space="preserve">team will work with the delivery team to start on execuion of projects. </w:delText>
          </w:r>
        </w:del>
      </w:ins>
    </w:p>
    <w:p w14:paraId="3D2B5F62" w14:textId="77777777" w:rsidR="005E3FCB" w:rsidDel="007E55E3" w:rsidRDefault="005E3FCB" w:rsidP="00D74E9A">
      <w:pPr>
        <w:rPr>
          <w:ins w:id="1612" w:author="Stephanie Miller" w:date="2016-11-11T15:34:00Z"/>
          <w:del w:id="1613" w:author="Ben  Pester" w:date="2016-11-17T17:05:00Z"/>
          <w:rFonts w:ascii="Arial" w:hAnsi="Arial" w:cs="Arial"/>
          <w:szCs w:val="20"/>
        </w:rPr>
      </w:pPr>
      <w:ins w:id="1614" w:author="Stephanie Miller" w:date="2016-11-14T14:32:00Z">
        <w:del w:id="1615" w:author="Ben  Pester" w:date="2016-11-17T17:05:00Z">
          <w:r w:rsidDel="007E55E3">
            <w:rPr>
              <w:rFonts w:ascii="Arial" w:hAnsi="Arial" w:cs="Arial"/>
              <w:szCs w:val="20"/>
            </w:rPr>
            <w:delText>In addition, our business engagement teams collaborate</w:delText>
          </w:r>
        </w:del>
      </w:ins>
      <w:ins w:id="1616" w:author="Stephanie Miller" w:date="2016-11-14T15:21:00Z">
        <w:del w:id="1617" w:author="Ben  Pester" w:date="2016-11-17T17:05:00Z">
          <w:r w:rsidR="00A127D0" w:rsidDel="007E55E3">
            <w:rPr>
              <w:rFonts w:ascii="Arial" w:hAnsi="Arial" w:cs="Arial"/>
              <w:szCs w:val="20"/>
            </w:rPr>
            <w:delText>s</w:delText>
          </w:r>
        </w:del>
      </w:ins>
      <w:ins w:id="1618" w:author="Stephanie Miller" w:date="2016-11-14T14:32:00Z">
        <w:del w:id="1619" w:author="Ben  Pester" w:date="2016-11-17T17:05:00Z">
          <w:r w:rsidDel="007E55E3">
            <w:rPr>
              <w:rFonts w:ascii="Arial" w:hAnsi="Arial" w:cs="Arial"/>
              <w:szCs w:val="20"/>
            </w:rPr>
            <w:delText xml:space="preserve"> with our functional colleagues in the on-going sustainment and evolution of the solutions we create</w:delText>
          </w:r>
          <w:r w:rsidR="00A127D0" w:rsidDel="007E55E3">
            <w:rPr>
              <w:rFonts w:ascii="Arial" w:hAnsi="Arial" w:cs="Arial"/>
              <w:szCs w:val="20"/>
            </w:rPr>
            <w:delText>, ensuring sustainability of our solutions through operational excellence.</w:delText>
          </w:r>
        </w:del>
      </w:ins>
    </w:p>
    <w:p w14:paraId="43F71189" w14:textId="77777777" w:rsidR="007C5CAA" w:rsidRPr="003C226E" w:rsidRDefault="00591056" w:rsidP="00D74E9A">
      <w:pPr>
        <w:rPr>
          <w:rFonts w:ascii="Arial" w:hAnsi="Arial" w:cs="Arial"/>
          <w:szCs w:val="20"/>
        </w:rPr>
      </w:pPr>
      <w:ins w:id="1620" w:author="Stephanie Miller" w:date="2016-11-11T15:53:00Z">
        <w:del w:id="1621" w:author="Ben  Pester" w:date="2016-11-17T17:05:00Z">
          <w:r w:rsidDel="007E55E3">
            <w:rPr>
              <w:rFonts w:ascii="Arial" w:hAnsi="Arial" w:cs="Arial"/>
              <w:szCs w:val="20"/>
            </w:rPr>
            <w:delText xml:space="preserve"> </w:delText>
          </w:r>
        </w:del>
      </w:ins>
    </w:p>
    <w:p w14:paraId="786893ED" w14:textId="77777777" w:rsidR="004E0019" w:rsidRPr="003C226E" w:rsidRDefault="004E0019" w:rsidP="00440AA4">
      <w:r>
        <w:t xml:space="preserve"> </w:t>
      </w:r>
    </w:p>
    <w:p w14:paraId="5EFFDF29" w14:textId="77777777" w:rsidR="00D74E9A" w:rsidRPr="003C226E" w:rsidRDefault="00D74E9A" w:rsidP="00D74E9A">
      <w:pPr>
        <w:rPr>
          <w:rFonts w:ascii="Arial" w:hAnsi="Arial" w:cs="Arial"/>
        </w:rPr>
      </w:pPr>
    </w:p>
    <w:p w14:paraId="19210FAC" w14:textId="77777777" w:rsidR="00D74E9A" w:rsidRPr="003C226E" w:rsidRDefault="00D74E9A" w:rsidP="00D74E9A">
      <w:pPr>
        <w:pStyle w:val="Heading2"/>
        <w:rPr>
          <w:rFonts w:ascii="Arial" w:hAnsi="Arial" w:cs="Arial"/>
          <w:color w:val="FFFFFF"/>
        </w:rPr>
      </w:pPr>
      <w:bookmarkStart w:id="1622" w:name="_Toc466647029"/>
      <w:r w:rsidRPr="003C226E">
        <w:rPr>
          <w:rFonts w:ascii="Arial" w:hAnsi="Arial" w:cs="Arial"/>
        </w:rPr>
        <w:lastRenderedPageBreak/>
        <w:t xml:space="preserve">SCREEN </w:t>
      </w:r>
      <w:r w:rsidRPr="003C226E">
        <w:rPr>
          <w:rFonts w:ascii="Arial" w:hAnsi="Arial" w:cs="Arial"/>
          <w:color w:val="FFFFFF"/>
        </w:rPr>
        <w:t>03_170</w:t>
      </w:r>
      <w:bookmarkEnd w:id="1622"/>
    </w:p>
    <w:p w14:paraId="246302EB" w14:textId="77777777" w:rsidR="00D74E9A" w:rsidRPr="003C226E" w:rsidRDefault="00D74E9A" w:rsidP="00D74E9A">
      <w:pPr>
        <w:pStyle w:val="BW-screentype"/>
        <w:rPr>
          <w:rFonts w:ascii="Arial" w:hAnsi="Arial" w:cs="Arial"/>
        </w:rPr>
      </w:pPr>
      <w:r w:rsidRPr="003C226E">
        <w:rPr>
          <w:rFonts w:ascii="Arial" w:hAnsi="Arial" w:cs="Arial"/>
        </w:rPr>
        <w:t>SCREEN TYPE Text reveal</w:t>
      </w:r>
    </w:p>
    <w:p w14:paraId="0573A527" w14:textId="77777777" w:rsidR="00D74E9A" w:rsidRPr="003C226E" w:rsidRDefault="00D74E9A" w:rsidP="00D74E9A">
      <w:pPr>
        <w:rPr>
          <w:rFonts w:ascii="Arial" w:hAnsi="Arial" w:cs="Arial"/>
          <w:b/>
          <w:u w:val="single"/>
        </w:rPr>
      </w:pPr>
    </w:p>
    <w:p w14:paraId="409369FD" w14:textId="77777777" w:rsidR="00D74E9A" w:rsidRPr="003C226E" w:rsidRDefault="00D74E9A" w:rsidP="00D74E9A">
      <w:pPr>
        <w:rPr>
          <w:rFonts w:ascii="Arial" w:hAnsi="Arial" w:cs="Arial"/>
          <w:b/>
          <w:u w:val="single"/>
        </w:rPr>
      </w:pPr>
      <w:r w:rsidRPr="003C226E">
        <w:rPr>
          <w:rFonts w:ascii="Arial" w:hAnsi="Arial" w:cs="Arial"/>
          <w:b/>
          <w:u w:val="single"/>
        </w:rPr>
        <w:t>DESCRIPTION</w:t>
      </w:r>
    </w:p>
    <w:p w14:paraId="7255D7D0" w14:textId="77777777" w:rsidR="00D74E9A" w:rsidRPr="003C226E" w:rsidRDefault="00D74E9A" w:rsidP="00D74E9A">
      <w:pPr>
        <w:rPr>
          <w:rFonts w:ascii="Arial" w:hAnsi="Arial" w:cs="Arial"/>
        </w:rPr>
      </w:pPr>
      <w:r w:rsidRPr="003C226E">
        <w:rPr>
          <w:rFonts w:ascii="Arial" w:hAnsi="Arial" w:cs="Arial"/>
        </w:rPr>
        <w:t>The learner selects text headings to reveal further information, images or media.</w:t>
      </w:r>
    </w:p>
    <w:p w14:paraId="62453CA6" w14:textId="77777777" w:rsidR="00D74E9A" w:rsidRPr="003C226E" w:rsidRDefault="00D74E9A" w:rsidP="00D74E9A">
      <w:pPr>
        <w:rPr>
          <w:rFonts w:ascii="Arial" w:hAnsi="Arial" w:cs="Arial"/>
        </w:rPr>
      </w:pPr>
    </w:p>
    <w:p w14:paraId="15349056" w14:textId="0D35020D" w:rsidR="00AC58EF" w:rsidRDefault="00AC58EF" w:rsidP="00D74E9A">
      <w:pPr>
        <w:rPr>
          <w:ins w:id="1623" w:author="Stephanie Miller" w:date="2016-11-11T16:45:00Z"/>
          <w:rFonts w:ascii="Arial" w:hAnsi="Arial" w:cs="Arial"/>
        </w:rPr>
      </w:pPr>
      <w:ins w:id="1624" w:author="Stephanie Miller" w:date="2016-11-11T16:44:00Z">
        <w:r>
          <w:rPr>
            <w:rFonts w:ascii="Arial" w:hAnsi="Arial" w:cs="Arial"/>
          </w:rPr>
          <w:t xml:space="preserve">The </w:t>
        </w:r>
        <w:del w:id="1625" w:author="Gassmere, Dawn E" w:date="2016-11-15T14:36:00Z">
          <w:r w:rsidDel="00193303">
            <w:rPr>
              <w:rFonts w:ascii="Arial" w:hAnsi="Arial" w:cs="Arial"/>
            </w:rPr>
            <w:delText>engagemen</w:delText>
          </w:r>
        </w:del>
      </w:ins>
      <w:ins w:id="1626" w:author="Gassmere, Dawn E" w:date="2016-11-15T14:36:00Z">
        <w:r w:rsidR="00193303">
          <w:rPr>
            <w:rFonts w:ascii="Arial" w:hAnsi="Arial" w:cs="Arial"/>
          </w:rPr>
          <w:t xml:space="preserve">Execution </w:t>
        </w:r>
      </w:ins>
      <w:ins w:id="1627" w:author="Stephanie Miller" w:date="2016-11-11T16:44:00Z">
        <w:del w:id="1628" w:author="Gassmere, Dawn E" w:date="2016-11-15T14:36:00Z">
          <w:r w:rsidDel="00193303">
            <w:rPr>
              <w:rFonts w:ascii="Arial" w:hAnsi="Arial" w:cs="Arial"/>
            </w:rPr>
            <w:delText>t</w:delText>
          </w:r>
        </w:del>
        <w:r>
          <w:rPr>
            <w:rFonts w:ascii="Arial" w:hAnsi="Arial" w:cs="Arial"/>
          </w:rPr>
          <w:t xml:space="preserve"> area is split into two parts, </w:t>
        </w:r>
      </w:ins>
      <w:ins w:id="1629" w:author="Stephanie Miller" w:date="2016-11-11T16:45:00Z">
        <w:del w:id="1630" w:author="Adam Boothroyd" w:date="2016-11-28T11:34:00Z">
          <w:r w:rsidDel="009857B8">
            <w:rPr>
              <w:rFonts w:ascii="Arial" w:hAnsi="Arial" w:cs="Arial"/>
            </w:rPr>
            <w:delText>‘</w:delText>
          </w:r>
        </w:del>
      </w:ins>
      <w:ins w:id="1631" w:author="Adam Boothroyd" w:date="2016-11-28T11:34:00Z">
        <w:r w:rsidR="009857B8">
          <w:rPr>
            <w:rFonts w:ascii="Arial" w:hAnsi="Arial" w:cs="Arial"/>
          </w:rPr>
          <w:t>'</w:t>
        </w:r>
      </w:ins>
      <w:ins w:id="1632" w:author="Stephanie Miller" w:date="2016-11-11T16:45:00Z">
        <w:r>
          <w:rPr>
            <w:rFonts w:ascii="Arial" w:hAnsi="Arial" w:cs="Arial"/>
          </w:rPr>
          <w:t>Project Delivery</w:t>
        </w:r>
        <w:del w:id="1633" w:author="Adam Boothroyd" w:date="2016-11-28T11:34:00Z">
          <w:r w:rsidDel="009857B8">
            <w:rPr>
              <w:rFonts w:ascii="Arial" w:hAnsi="Arial" w:cs="Arial"/>
            </w:rPr>
            <w:delText>’</w:delText>
          </w:r>
        </w:del>
      </w:ins>
      <w:ins w:id="1634" w:author="Adam Boothroyd" w:date="2016-11-28T11:34:00Z">
        <w:r w:rsidR="009857B8">
          <w:rPr>
            <w:rFonts w:ascii="Arial" w:hAnsi="Arial" w:cs="Arial"/>
          </w:rPr>
          <w:t>'</w:t>
        </w:r>
      </w:ins>
      <w:ins w:id="1635" w:author="Stephanie Miller" w:date="2016-11-11T16:45:00Z">
        <w:r>
          <w:rPr>
            <w:rFonts w:ascii="Arial" w:hAnsi="Arial" w:cs="Arial"/>
          </w:rPr>
          <w:t xml:space="preserve"> and </w:t>
        </w:r>
        <w:del w:id="1636" w:author="Adam Boothroyd" w:date="2016-11-28T11:34:00Z">
          <w:r w:rsidDel="009857B8">
            <w:rPr>
              <w:rFonts w:ascii="Arial" w:hAnsi="Arial" w:cs="Arial"/>
            </w:rPr>
            <w:delText>‘</w:delText>
          </w:r>
        </w:del>
      </w:ins>
      <w:ins w:id="1637" w:author="Adam Boothroyd" w:date="2016-11-28T11:34:00Z">
        <w:r w:rsidR="009857B8">
          <w:rPr>
            <w:rFonts w:ascii="Arial" w:hAnsi="Arial" w:cs="Arial"/>
          </w:rPr>
          <w:t>'</w:t>
        </w:r>
      </w:ins>
      <w:ins w:id="1638" w:author="Stephanie Miller" w:date="2016-11-11T16:45:00Z">
        <w:r>
          <w:rPr>
            <w:rFonts w:ascii="Arial" w:hAnsi="Arial" w:cs="Arial"/>
          </w:rPr>
          <w:t>Service Operations</w:t>
        </w:r>
        <w:del w:id="1639" w:author="Adam Boothroyd" w:date="2016-11-28T11:34:00Z">
          <w:r w:rsidDel="009857B8">
            <w:rPr>
              <w:rFonts w:ascii="Arial" w:hAnsi="Arial" w:cs="Arial"/>
            </w:rPr>
            <w:delText>’</w:delText>
          </w:r>
        </w:del>
      </w:ins>
      <w:ins w:id="1640" w:author="Adam Boothroyd" w:date="2016-11-28T11:34:00Z">
        <w:r w:rsidR="009857B8">
          <w:rPr>
            <w:rFonts w:ascii="Arial" w:hAnsi="Arial" w:cs="Arial"/>
          </w:rPr>
          <w:t>'</w:t>
        </w:r>
      </w:ins>
      <w:ins w:id="1641" w:author="Stephanie Miller" w:date="2016-11-11T16:45:00Z">
        <w:r>
          <w:rPr>
            <w:rFonts w:ascii="Arial" w:hAnsi="Arial" w:cs="Arial"/>
          </w:rPr>
          <w:t xml:space="preserve"> each user can click on the icons to learn more</w:t>
        </w:r>
      </w:ins>
    </w:p>
    <w:p w14:paraId="1C91F987" w14:textId="77777777" w:rsidR="00D74E9A" w:rsidRPr="003C226E" w:rsidDel="00AC58EF" w:rsidRDefault="00476AF0" w:rsidP="00D74E9A">
      <w:pPr>
        <w:rPr>
          <w:del w:id="1642" w:author="Stephanie Miller" w:date="2016-11-11T16:45:00Z"/>
          <w:rFonts w:ascii="Arial" w:hAnsi="Arial" w:cs="Arial"/>
        </w:rPr>
      </w:pPr>
      <w:del w:id="1643" w:author="Stephanie Miller" w:date="2016-11-11T16:45:00Z">
        <w:r w:rsidDel="00AC58EF">
          <w:rPr>
            <w:rFonts w:ascii="Arial" w:hAnsi="Arial" w:cs="Arial"/>
          </w:rPr>
          <w:delText xml:space="preserve">We will split the D-I-A-L acronym into 2 parts. We’re doing this to emphasize the importance of the A-L part of the process. By keeping to 2 parts, rather than 4, we’re giving the learner more time to think about these elements as an essential process. </w:delText>
        </w:r>
      </w:del>
    </w:p>
    <w:p w14:paraId="271E720F" w14:textId="77777777" w:rsidR="00D74E9A" w:rsidRPr="003C226E" w:rsidRDefault="00D74E9A" w:rsidP="00D74E9A">
      <w:pPr>
        <w:rPr>
          <w:rFonts w:ascii="Arial" w:hAnsi="Arial" w:cs="Arial"/>
          <w:b/>
          <w:u w:val="single"/>
        </w:rPr>
      </w:pPr>
    </w:p>
    <w:p w14:paraId="560A5DE6" w14:textId="77777777" w:rsidR="00D74E9A" w:rsidRPr="003C226E" w:rsidDel="00245999" w:rsidRDefault="00D74E9A" w:rsidP="00D74E9A">
      <w:pPr>
        <w:rPr>
          <w:del w:id="1644" w:author="Stephanie Miller" w:date="2016-11-11T16:58:00Z"/>
          <w:rFonts w:ascii="Arial" w:hAnsi="Arial" w:cs="Arial"/>
          <w:b/>
          <w:u w:val="single"/>
        </w:rPr>
      </w:pPr>
      <w:r w:rsidRPr="003C226E">
        <w:rPr>
          <w:rFonts w:ascii="Arial" w:hAnsi="Arial" w:cs="Arial"/>
          <w:b/>
          <w:u w:val="single"/>
        </w:rPr>
        <w:t>OPENING TEXT</w:t>
      </w:r>
      <w:r w:rsidRPr="003C226E">
        <w:rPr>
          <w:rFonts w:ascii="Arial" w:hAnsi="Arial" w:cs="Arial"/>
          <w:b/>
        </w:rPr>
        <w:t xml:space="preserve"> </w:t>
      </w:r>
      <w:r w:rsidRPr="003C226E">
        <w:rPr>
          <w:rFonts w:ascii="Arial" w:hAnsi="Arial" w:cs="Arial"/>
          <w:b/>
          <w:color w:val="808080"/>
        </w:rPr>
        <w:t>(30 words max)</w:t>
      </w:r>
    </w:p>
    <w:p w14:paraId="66C12016" w14:textId="77777777" w:rsidR="00AC58EF" w:rsidRDefault="00AC58EF" w:rsidP="002B665E">
      <w:pPr>
        <w:rPr>
          <w:ins w:id="1645" w:author="Stephanie Miller" w:date="2016-11-11T16:48:00Z"/>
          <w:rFonts w:ascii="Calibri" w:hAnsi="Calibri" w:cs="Calibri"/>
          <w:color w:val="FB0007"/>
          <w:sz w:val="22"/>
          <w:szCs w:val="22"/>
        </w:rPr>
      </w:pPr>
    </w:p>
    <w:p w14:paraId="19F8DC8A" w14:textId="77777777" w:rsidR="007870A3" w:rsidRDefault="007870A3" w:rsidP="00AC58EF">
      <w:pPr>
        <w:rPr>
          <w:ins w:id="1646" w:author="Stephanie Miller" w:date="2016-11-11T16:54:00Z"/>
          <w:rFonts w:ascii="Arial" w:hAnsi="Arial" w:cs="Arial"/>
        </w:rPr>
      </w:pPr>
    </w:p>
    <w:p w14:paraId="7B3146DD" w14:textId="77777777" w:rsidR="00AC58EF" w:rsidRDefault="00245999" w:rsidP="00AC58EF">
      <w:pPr>
        <w:rPr>
          <w:ins w:id="1647" w:author="Stephanie Miller" w:date="2016-11-11T16:58:00Z"/>
          <w:rFonts w:ascii="Arial" w:hAnsi="Arial" w:cs="Arial"/>
        </w:rPr>
      </w:pPr>
      <w:ins w:id="1648" w:author="Stephanie Miller" w:date="2016-11-11T16:57:00Z">
        <w:r>
          <w:rPr>
            <w:rFonts w:ascii="Arial" w:hAnsi="Arial" w:cs="Arial"/>
          </w:rPr>
          <w:t xml:space="preserve">The </w:t>
        </w:r>
      </w:ins>
      <w:ins w:id="1649" w:author="Stephanie Miller" w:date="2016-11-11T16:55:00Z">
        <w:r w:rsidR="007870A3">
          <w:rPr>
            <w:rFonts w:ascii="Arial" w:hAnsi="Arial" w:cs="Arial"/>
          </w:rPr>
          <w:t>Exe</w:t>
        </w:r>
        <w:del w:id="1650" w:author="Gassmere, Dawn E" w:date="2016-11-15T14:37:00Z">
          <w:r w:rsidR="007870A3" w:rsidDel="00193303">
            <w:rPr>
              <w:rFonts w:ascii="Arial" w:hAnsi="Arial" w:cs="Arial"/>
            </w:rPr>
            <w:delText>u</w:delText>
          </w:r>
        </w:del>
        <w:r w:rsidR="007870A3">
          <w:rPr>
            <w:rFonts w:ascii="Arial" w:hAnsi="Arial" w:cs="Arial"/>
          </w:rPr>
          <w:t>c</w:t>
        </w:r>
      </w:ins>
      <w:ins w:id="1651" w:author="Gassmere, Dawn E" w:date="2016-11-15T14:37:00Z">
        <w:r w:rsidR="00193303">
          <w:rPr>
            <w:rFonts w:ascii="Arial" w:hAnsi="Arial" w:cs="Arial"/>
          </w:rPr>
          <w:t>u</w:t>
        </w:r>
      </w:ins>
      <w:ins w:id="1652" w:author="Stephanie Miller" w:date="2016-11-11T16:55:00Z">
        <w:r w:rsidR="007870A3">
          <w:rPr>
            <w:rFonts w:ascii="Arial" w:hAnsi="Arial" w:cs="Arial"/>
          </w:rPr>
          <w:t xml:space="preserve">tion area </w:t>
        </w:r>
      </w:ins>
      <w:ins w:id="1653" w:author="Gassmere, Dawn E" w:date="2016-11-15T14:40:00Z">
        <w:r w:rsidR="00193303">
          <w:rPr>
            <w:rFonts w:ascii="Arial" w:hAnsi="Arial" w:cs="Arial"/>
          </w:rPr>
          <w:t xml:space="preserve">delivers new projects that bring new capabilities and </w:t>
        </w:r>
      </w:ins>
      <w:ins w:id="1654" w:author="Stephanie Miller" w:date="2016-11-11T16:48:00Z">
        <w:r w:rsidR="00AC58EF">
          <w:rPr>
            <w:rFonts w:ascii="Arial" w:hAnsi="Arial" w:cs="Arial"/>
          </w:rPr>
          <w:t>support</w:t>
        </w:r>
      </w:ins>
      <w:ins w:id="1655" w:author="Stephanie Miller" w:date="2016-11-11T16:56:00Z">
        <w:r w:rsidR="007870A3">
          <w:rPr>
            <w:rFonts w:ascii="Arial" w:hAnsi="Arial" w:cs="Arial"/>
          </w:rPr>
          <w:t>s</w:t>
        </w:r>
      </w:ins>
      <w:ins w:id="1656" w:author="Stephanie Miller" w:date="2016-11-11T16:48:00Z">
        <w:r w:rsidR="007870A3">
          <w:rPr>
            <w:rFonts w:ascii="Arial" w:hAnsi="Arial" w:cs="Arial"/>
          </w:rPr>
          <w:t xml:space="preserve"> and maintains </w:t>
        </w:r>
        <w:r w:rsidR="00AC58EF">
          <w:rPr>
            <w:rFonts w:ascii="Arial" w:hAnsi="Arial" w:cs="Arial"/>
          </w:rPr>
          <w:t xml:space="preserve">the integrity of </w:t>
        </w:r>
        <w:del w:id="1657" w:author="Gassmere, Dawn E" w:date="2016-11-15T14:37:00Z">
          <w:r w:rsidR="00AC58EF" w:rsidDel="00193303">
            <w:rPr>
              <w:rFonts w:ascii="Arial" w:hAnsi="Arial" w:cs="Arial"/>
            </w:rPr>
            <w:delText>enterprise and regional</w:delText>
          </w:r>
        </w:del>
      </w:ins>
      <w:ins w:id="1658" w:author="Gassmere, Dawn E" w:date="2016-11-15T14:37:00Z">
        <w:r w:rsidR="00193303">
          <w:rPr>
            <w:rFonts w:ascii="Arial" w:hAnsi="Arial" w:cs="Arial"/>
          </w:rPr>
          <w:t>all MDLZ</w:t>
        </w:r>
      </w:ins>
      <w:ins w:id="1659" w:author="Stephanie Miller" w:date="2016-11-11T16:48:00Z">
        <w:r w:rsidR="00AC58EF">
          <w:rPr>
            <w:rFonts w:ascii="Arial" w:hAnsi="Arial" w:cs="Arial"/>
          </w:rPr>
          <w:t xml:space="preserve"> applications </w:t>
        </w:r>
        <w:del w:id="1660" w:author="Gassmere, Dawn E" w:date="2016-11-15T14:40:00Z">
          <w:r w:rsidR="00AC58EF" w:rsidDel="00193303">
            <w:rPr>
              <w:rFonts w:ascii="Arial" w:hAnsi="Arial" w:cs="Arial"/>
            </w:rPr>
            <w:delText xml:space="preserve">and </w:delText>
          </w:r>
        </w:del>
        <w:del w:id="1661" w:author="Gassmere, Dawn E" w:date="2016-11-15T14:38:00Z">
          <w:r w:rsidR="00AC58EF" w:rsidDel="00193303">
            <w:rPr>
              <w:rFonts w:ascii="Arial" w:hAnsi="Arial" w:cs="Arial"/>
            </w:rPr>
            <w:delText>provide services</w:delText>
          </w:r>
        </w:del>
        <w:r w:rsidR="00AC58EF">
          <w:rPr>
            <w:rFonts w:ascii="Arial" w:hAnsi="Arial" w:cs="Arial"/>
          </w:rPr>
          <w:t xml:space="preserve"> to </w:t>
        </w:r>
        <w:del w:id="1662" w:author="Gassmere, Dawn E" w:date="2016-11-15T14:38:00Z">
          <w:r w:rsidR="00AC58EF" w:rsidDel="00193303">
            <w:rPr>
              <w:rFonts w:ascii="Arial" w:hAnsi="Arial" w:cs="Arial"/>
            </w:rPr>
            <w:delText xml:space="preserve">each area </w:delText>
          </w:r>
        </w:del>
      </w:ins>
      <w:ins w:id="1663" w:author="Stephanie Miller" w:date="2016-11-11T16:55:00Z">
        <w:del w:id="1664" w:author="Gassmere, Dawn E" w:date="2016-11-15T14:38:00Z">
          <w:r w:rsidR="007870A3" w:rsidDel="00193303">
            <w:rPr>
              <w:rFonts w:ascii="Arial" w:hAnsi="Arial" w:cs="Arial"/>
            </w:rPr>
            <w:delText>while</w:delText>
          </w:r>
        </w:del>
      </w:ins>
      <w:ins w:id="1665" w:author="Stephanie Miller" w:date="2016-11-11T16:48:00Z">
        <w:del w:id="1666" w:author="Gassmere, Dawn E" w:date="2016-11-15T14:38:00Z">
          <w:r w:rsidR="00AC58EF" w:rsidDel="00193303">
            <w:rPr>
              <w:rFonts w:ascii="Arial" w:hAnsi="Arial" w:cs="Arial"/>
            </w:rPr>
            <w:delText xml:space="preserve"> </w:delText>
          </w:r>
        </w:del>
      </w:ins>
      <w:ins w:id="1667" w:author="Stephanie Miller" w:date="2016-11-11T16:55:00Z">
        <w:r w:rsidR="007870A3">
          <w:rPr>
            <w:rFonts w:ascii="Arial" w:hAnsi="Arial" w:cs="Arial"/>
          </w:rPr>
          <w:t>ensur</w:t>
        </w:r>
      </w:ins>
      <w:ins w:id="1668" w:author="Gassmere, Dawn E" w:date="2016-11-15T14:38:00Z">
        <w:r w:rsidR="00193303">
          <w:rPr>
            <w:rFonts w:ascii="Arial" w:hAnsi="Arial" w:cs="Arial"/>
          </w:rPr>
          <w:t>e</w:t>
        </w:r>
      </w:ins>
      <w:ins w:id="1669" w:author="Stephanie Miller" w:date="2016-11-11T16:55:00Z">
        <w:del w:id="1670" w:author="Gassmere, Dawn E" w:date="2016-11-15T14:38:00Z">
          <w:r w:rsidR="007870A3" w:rsidDel="00193303">
            <w:rPr>
              <w:rFonts w:ascii="Arial" w:hAnsi="Arial" w:cs="Arial"/>
            </w:rPr>
            <w:delText>ing</w:delText>
          </w:r>
        </w:del>
      </w:ins>
      <w:ins w:id="1671" w:author="Stephanie Miller" w:date="2016-11-11T16:48:00Z">
        <w:r w:rsidR="00AC58EF">
          <w:rPr>
            <w:rFonts w:ascii="Arial" w:hAnsi="Arial" w:cs="Arial"/>
          </w:rPr>
          <w:t xml:space="preserve"> the people in </w:t>
        </w:r>
      </w:ins>
      <w:ins w:id="1672" w:author="Stephanie Miller" w:date="2016-11-11T16:56:00Z">
        <w:r w:rsidR="007870A3">
          <w:rPr>
            <w:rFonts w:ascii="Arial" w:hAnsi="Arial" w:cs="Arial"/>
          </w:rPr>
          <w:t>MDLZ</w:t>
        </w:r>
      </w:ins>
      <w:ins w:id="1673" w:author="Stephanie Miller" w:date="2016-11-11T16:48:00Z">
        <w:r w:rsidR="00AC58EF">
          <w:rPr>
            <w:rFonts w:ascii="Arial" w:hAnsi="Arial" w:cs="Arial"/>
          </w:rPr>
          <w:t xml:space="preserve"> </w:t>
        </w:r>
      </w:ins>
      <w:ins w:id="1674" w:author="Stephanie Miller" w:date="2016-11-11T16:56:00Z">
        <w:r w:rsidR="007870A3">
          <w:rPr>
            <w:rFonts w:ascii="Arial" w:hAnsi="Arial" w:cs="Arial"/>
          </w:rPr>
          <w:t>remain</w:t>
        </w:r>
      </w:ins>
      <w:ins w:id="1675" w:author="Stephanie Miller" w:date="2016-11-11T16:48:00Z">
        <w:r w:rsidR="007870A3">
          <w:rPr>
            <w:rFonts w:ascii="Arial" w:hAnsi="Arial" w:cs="Arial"/>
          </w:rPr>
          <w:t xml:space="preserve"> productive.</w:t>
        </w:r>
      </w:ins>
    </w:p>
    <w:p w14:paraId="2C7876FC" w14:textId="77777777" w:rsidR="00245999" w:rsidRDefault="00245999" w:rsidP="00AC58EF">
      <w:pPr>
        <w:rPr>
          <w:ins w:id="1676" w:author="Stephanie Miller" w:date="2016-11-11T16:58:00Z"/>
          <w:rFonts w:ascii="Arial" w:hAnsi="Arial" w:cs="Arial"/>
        </w:rPr>
      </w:pPr>
    </w:p>
    <w:p w14:paraId="24796E33" w14:textId="77777777" w:rsidR="00040A87" w:rsidRDefault="00245999" w:rsidP="00D74E9A">
      <w:pPr>
        <w:rPr>
          <w:ins w:id="1677" w:author="Stephanie Miller" w:date="2016-11-11T13:09:00Z"/>
          <w:rFonts w:ascii="Arial" w:hAnsi="Arial" w:cs="Arial"/>
        </w:rPr>
      </w:pPr>
      <w:ins w:id="1678" w:author="Stephanie Miller" w:date="2016-11-11T16:58:00Z">
        <w:r>
          <w:rPr>
            <w:rFonts w:ascii="Arial" w:hAnsi="Arial" w:cs="Arial"/>
          </w:rPr>
          <w:t xml:space="preserve">The teams are designed to leverage scale across MDLZ </w:t>
        </w:r>
        <w:del w:id="1679" w:author="Gassmere, Dawn E" w:date="2016-11-15T14:41:00Z">
          <w:r w:rsidDel="00193303">
            <w:rPr>
              <w:rFonts w:ascii="Arial" w:hAnsi="Arial" w:cs="Arial"/>
            </w:rPr>
            <w:delText xml:space="preserve">functions </w:delText>
          </w:r>
        </w:del>
        <w:r>
          <w:rPr>
            <w:rFonts w:ascii="Arial" w:hAnsi="Arial" w:cs="Arial"/>
          </w:rPr>
          <w:t xml:space="preserve">while </w:t>
        </w:r>
        <w:del w:id="1680" w:author="Gassmere, Dawn E" w:date="2016-11-15T14:41:00Z">
          <w:r w:rsidDel="00193303">
            <w:rPr>
              <w:rFonts w:ascii="Arial" w:hAnsi="Arial" w:cs="Arial"/>
            </w:rPr>
            <w:delText xml:space="preserve">recognizing that projects are different across each tower and </w:delText>
          </w:r>
        </w:del>
        <w:r>
          <w:rPr>
            <w:rFonts w:ascii="Arial" w:hAnsi="Arial" w:cs="Arial"/>
          </w:rPr>
          <w:t>provid</w:t>
        </w:r>
      </w:ins>
      <w:ins w:id="1681" w:author="Gassmere, Dawn E" w:date="2016-11-15T14:41:00Z">
        <w:r w:rsidR="00193303">
          <w:rPr>
            <w:rFonts w:ascii="Arial" w:hAnsi="Arial" w:cs="Arial"/>
          </w:rPr>
          <w:t>ing</w:t>
        </w:r>
      </w:ins>
      <w:ins w:id="1682" w:author="Stephanie Miller" w:date="2016-11-11T16:58:00Z">
        <w:del w:id="1683" w:author="Gassmere, Dawn E" w:date="2016-11-15T14:41:00Z">
          <w:r w:rsidDel="00193303">
            <w:rPr>
              <w:rFonts w:ascii="Arial" w:hAnsi="Arial" w:cs="Arial"/>
            </w:rPr>
            <w:delText>es</w:delText>
          </w:r>
        </w:del>
        <w:r>
          <w:rPr>
            <w:rFonts w:ascii="Arial" w:hAnsi="Arial" w:cs="Arial"/>
          </w:rPr>
          <w:t xml:space="preserve"> the distinct skills and experience needed for each area. </w:t>
        </w:r>
      </w:ins>
      <w:del w:id="1684" w:author="Stephanie Miller" w:date="2016-11-11T16:50:00Z">
        <w:r w:rsidR="00DB7497" w:rsidDel="00AC58EF">
          <w:rPr>
            <w:rFonts w:ascii="Arial" w:hAnsi="Arial" w:cs="Arial"/>
          </w:rPr>
          <w:delText>Our Execution – or Delivery</w:delText>
        </w:r>
      </w:del>
      <w:ins w:id="1685" w:author="Ben  Pester" w:date="2016-11-11T10:58:00Z">
        <w:del w:id="1686" w:author="Stephanie Miller" w:date="2016-11-11T16:50:00Z">
          <w:r w:rsidR="004E0019" w:rsidDel="00AC58EF">
            <w:rPr>
              <w:rFonts w:ascii="Arial" w:hAnsi="Arial" w:cs="Arial"/>
            </w:rPr>
            <w:delText>Project delivery within the execution</w:delText>
          </w:r>
        </w:del>
      </w:ins>
      <w:del w:id="1687" w:author="Stephanie Miller" w:date="2016-11-11T16:50:00Z">
        <w:r w:rsidR="00DB7497" w:rsidDel="00AC58EF">
          <w:rPr>
            <w:rFonts w:ascii="Arial" w:hAnsi="Arial" w:cs="Arial"/>
          </w:rPr>
          <w:delText xml:space="preserve"> </w:delText>
        </w:r>
      </w:del>
      <w:del w:id="1688" w:author="Stephanie Miller" w:date="2016-11-11T15:28:00Z">
        <w:r w:rsidR="00DB7497" w:rsidDel="00340101">
          <w:rPr>
            <w:rFonts w:ascii="Arial" w:hAnsi="Arial" w:cs="Arial"/>
          </w:rPr>
          <w:delText xml:space="preserve">layer </w:delText>
        </w:r>
      </w:del>
      <w:del w:id="1689" w:author="Stephanie Miller" w:date="2016-11-11T16:50:00Z">
        <w:r w:rsidR="00DB7497" w:rsidDel="00AC58EF">
          <w:rPr>
            <w:rFonts w:ascii="Arial" w:hAnsi="Arial" w:cs="Arial"/>
          </w:rPr>
          <w:delText xml:space="preserve">is where we make proposed solutions a reality. </w:delText>
        </w:r>
      </w:del>
      <w:del w:id="1690" w:author="Stephanie Miller" w:date="2016-11-11T16:46:00Z">
        <w:r w:rsidR="00912977" w:rsidDel="00AC58EF">
          <w:rPr>
            <w:rFonts w:ascii="Arial" w:hAnsi="Arial" w:cs="Arial"/>
          </w:rPr>
          <w:delText>Ou</w:delText>
        </w:r>
      </w:del>
      <w:del w:id="1691" w:author="Stephanie Miller" w:date="2016-11-11T16:50:00Z">
        <w:r w:rsidR="00912977" w:rsidDel="00AC58EF">
          <w:rPr>
            <w:rFonts w:ascii="Arial" w:hAnsi="Arial" w:cs="Arial"/>
          </w:rPr>
          <w:delText>r operating</w:delText>
        </w:r>
      </w:del>
      <w:ins w:id="1692" w:author="Ben  Pester" w:date="2016-11-11T10:49:00Z">
        <w:del w:id="1693" w:author="Stephanie Miller" w:date="2016-11-11T16:50:00Z">
          <w:r w:rsidR="00267E24" w:rsidDel="00AC58EF">
            <w:rPr>
              <w:rFonts w:ascii="Arial" w:hAnsi="Arial" w:cs="Arial"/>
            </w:rPr>
            <w:delText xml:space="preserve"> framework</w:delText>
          </w:r>
        </w:del>
      </w:ins>
      <w:del w:id="1694" w:author="Stephanie Miller" w:date="2016-11-11T16:50:00Z">
        <w:r w:rsidR="00912977" w:rsidDel="00AC58EF">
          <w:rPr>
            <w:rFonts w:ascii="Arial" w:hAnsi="Arial" w:cs="Arial"/>
          </w:rPr>
          <w:delText xml:space="preserve"> </w:delText>
        </w:r>
        <w:commentRangeStart w:id="1695"/>
        <w:r w:rsidR="00912977" w:rsidDel="00AC58EF">
          <w:rPr>
            <w:rFonts w:ascii="Arial" w:hAnsi="Arial" w:cs="Arial"/>
          </w:rPr>
          <w:delText>method</w:delText>
        </w:r>
      </w:del>
      <w:ins w:id="1696" w:author="Gassmere, Dawn E" w:date="2016-11-07T08:55:00Z">
        <w:del w:id="1697" w:author="Stephanie Miller" w:date="2016-11-11T16:50:00Z">
          <w:r w:rsidR="00D22F92" w:rsidDel="00AC58EF">
            <w:rPr>
              <w:rFonts w:ascii="Arial" w:hAnsi="Arial" w:cs="Arial"/>
            </w:rPr>
            <w:delText>ology</w:delText>
          </w:r>
        </w:del>
      </w:ins>
      <w:commentRangeEnd w:id="1695"/>
      <w:del w:id="1698" w:author="Stephanie Miller" w:date="2016-11-11T16:50:00Z">
        <w:r w:rsidR="00C46166" w:rsidDel="00AC58EF">
          <w:rPr>
            <w:rStyle w:val="CommentReference"/>
          </w:rPr>
          <w:commentReference w:id="1695"/>
        </w:r>
        <w:r w:rsidR="00912977" w:rsidDel="00AC58EF">
          <w:rPr>
            <w:rFonts w:ascii="Arial" w:hAnsi="Arial" w:cs="Arial"/>
          </w:rPr>
          <w:delText xml:space="preserve"> for delivery is called D-I-A-</w:delText>
        </w:r>
        <w:commentRangeStart w:id="1699"/>
        <w:r w:rsidR="00912977" w:rsidDel="00AC58EF">
          <w:rPr>
            <w:rFonts w:ascii="Arial" w:hAnsi="Arial" w:cs="Arial"/>
          </w:rPr>
          <w:delText>L</w:delText>
        </w:r>
        <w:commentRangeEnd w:id="1699"/>
        <w:r w:rsidR="00A15ECC" w:rsidDel="00AC58EF">
          <w:rPr>
            <w:rStyle w:val="CommentReference"/>
          </w:rPr>
          <w:commentReference w:id="1699"/>
        </w:r>
        <w:r w:rsidR="00912977" w:rsidDel="00AC58EF">
          <w:rPr>
            <w:rFonts w:ascii="Arial" w:hAnsi="Arial" w:cs="Arial"/>
          </w:rPr>
          <w:delText xml:space="preserve">. </w:delText>
        </w:r>
        <w:r w:rsidR="00DB7497" w:rsidDel="00AC58EF">
          <w:rPr>
            <w:rFonts w:ascii="Arial" w:hAnsi="Arial" w:cs="Arial"/>
          </w:rPr>
          <w:delText xml:space="preserve"> </w:delText>
        </w:r>
      </w:del>
      <w:ins w:id="1700" w:author="Ben  Pester" w:date="2016-11-11T10:55:00Z">
        <w:del w:id="1701" w:author="Stephanie Miller" w:date="2016-11-11T16:50:00Z">
          <w:r w:rsidR="00B71662" w:rsidDel="00AC58EF">
            <w:rPr>
              <w:rFonts w:ascii="Arial" w:hAnsi="Arial" w:cs="Arial"/>
            </w:rPr>
            <w:delText xml:space="preserve">You might recognize this way of working in your own function. </w:delText>
          </w:r>
        </w:del>
        <w:del w:id="1702" w:author="Stephanie Miller" w:date="2016-11-11T16:46:00Z">
          <w:r w:rsidR="00B71662" w:rsidDel="00AC58EF">
            <w:rPr>
              <w:rFonts w:ascii="Arial" w:hAnsi="Arial" w:cs="Arial"/>
            </w:rPr>
            <w:delText xml:space="preserve">Let’s take a look at what D-I-A-L means to us. </w:delText>
          </w:r>
        </w:del>
      </w:ins>
    </w:p>
    <w:p w14:paraId="61856D65" w14:textId="77777777" w:rsidR="00040A87" w:rsidRPr="003C226E" w:rsidDel="00AC58EF" w:rsidRDefault="00040A87" w:rsidP="00040A87">
      <w:pPr>
        <w:rPr>
          <w:del w:id="1703" w:author="Stephanie Miller" w:date="2016-11-11T16:47:00Z"/>
          <w:rFonts w:ascii="Arial" w:hAnsi="Arial" w:cs="Arial"/>
        </w:rPr>
      </w:pPr>
    </w:p>
    <w:p w14:paraId="56C2B7D9" w14:textId="77777777" w:rsidR="00D74E9A" w:rsidRPr="003C226E" w:rsidRDefault="00D74E9A" w:rsidP="00D74E9A">
      <w:pPr>
        <w:rPr>
          <w:rFonts w:ascii="Arial" w:hAnsi="Arial" w:cs="Arial"/>
        </w:rPr>
      </w:pPr>
    </w:p>
    <w:p w14:paraId="0713D8DA" w14:textId="77777777" w:rsidR="00D74E9A" w:rsidRPr="003C226E" w:rsidRDefault="00D74E9A" w:rsidP="00D74E9A">
      <w:pPr>
        <w:rPr>
          <w:rFonts w:ascii="Arial" w:hAnsi="Arial" w:cs="Arial"/>
        </w:rPr>
      </w:pPr>
      <w:r w:rsidRPr="003C226E">
        <w:rPr>
          <w:rFonts w:ascii="Arial" w:hAnsi="Arial" w:cs="Arial"/>
          <w:b/>
          <w:u w:val="single"/>
        </w:rPr>
        <w:t>PROMPT</w:t>
      </w:r>
    </w:p>
    <w:p w14:paraId="1F72CE95" w14:textId="77777777" w:rsidR="00D74E9A" w:rsidRPr="003C226E" w:rsidRDefault="00912977" w:rsidP="00D74E9A">
      <w:pPr>
        <w:rPr>
          <w:rFonts w:ascii="Arial" w:hAnsi="Arial" w:cs="Arial"/>
        </w:rPr>
      </w:pPr>
      <w:r>
        <w:rPr>
          <w:rFonts w:ascii="Arial" w:hAnsi="Arial" w:cs="Arial"/>
        </w:rPr>
        <w:t xml:space="preserve">Select </w:t>
      </w:r>
      <w:del w:id="1704" w:author="Stephanie Miller" w:date="2016-11-11T16:45:00Z">
        <w:r w:rsidDel="00AC58EF">
          <w:rPr>
            <w:rFonts w:ascii="Arial" w:hAnsi="Arial" w:cs="Arial"/>
          </w:rPr>
          <w:delText xml:space="preserve">each letter </w:delText>
        </w:r>
        <w:r w:rsidR="00D74E9A" w:rsidRPr="003C226E" w:rsidDel="00AC58EF">
          <w:rPr>
            <w:rFonts w:ascii="Arial" w:hAnsi="Arial" w:cs="Arial"/>
          </w:rPr>
          <w:delText xml:space="preserve">to find out </w:delText>
        </w:r>
        <w:r w:rsidDel="00AC58EF">
          <w:rPr>
            <w:rFonts w:ascii="Arial" w:hAnsi="Arial" w:cs="Arial"/>
          </w:rPr>
          <w:delText>about how we D-I-A-L it up</w:delText>
        </w:r>
        <w:r w:rsidR="00D74E9A" w:rsidRPr="003C226E" w:rsidDel="00AC58EF">
          <w:rPr>
            <w:rFonts w:ascii="Arial" w:hAnsi="Arial" w:cs="Arial"/>
          </w:rPr>
          <w:delText>.</w:delText>
        </w:r>
      </w:del>
      <w:ins w:id="1705" w:author="Stephanie Miller" w:date="2016-11-11T16:45:00Z">
        <w:r w:rsidR="00AC58EF">
          <w:rPr>
            <w:rFonts w:ascii="Arial" w:hAnsi="Arial" w:cs="Arial"/>
          </w:rPr>
          <w:t>each icon to learn more about execution area in ITS</w:t>
        </w:r>
      </w:ins>
    </w:p>
    <w:p w14:paraId="126BE420" w14:textId="77777777" w:rsidR="00D74E9A" w:rsidRPr="003C226E" w:rsidRDefault="00D74E9A" w:rsidP="00D74E9A">
      <w:pPr>
        <w:rPr>
          <w:rFonts w:ascii="Arial" w:hAnsi="Arial" w:cs="Arial"/>
          <w:b/>
          <w:u w:val="single"/>
        </w:rPr>
      </w:pPr>
    </w:p>
    <w:p w14:paraId="501B69BA" w14:textId="77777777" w:rsidR="00D74E9A" w:rsidRPr="003C226E" w:rsidRDefault="00D74E9A" w:rsidP="00D74E9A">
      <w:pPr>
        <w:rPr>
          <w:rFonts w:ascii="Arial" w:hAnsi="Arial" w:cs="Arial"/>
          <w:b/>
        </w:rPr>
      </w:pPr>
      <w:r w:rsidRPr="003C226E">
        <w:rPr>
          <w:rFonts w:ascii="Arial" w:hAnsi="Arial" w:cs="Arial"/>
          <w:b/>
          <w:u w:val="single"/>
        </w:rPr>
        <w:t>HEADING 1 TEXT</w:t>
      </w:r>
      <w:r w:rsidRPr="003C226E">
        <w:rPr>
          <w:rFonts w:ascii="Arial" w:hAnsi="Arial" w:cs="Arial"/>
          <w:b/>
        </w:rPr>
        <w:t xml:space="preserve"> </w:t>
      </w:r>
      <w:r w:rsidRPr="003C226E">
        <w:rPr>
          <w:rFonts w:ascii="Arial" w:hAnsi="Arial" w:cs="Arial"/>
          <w:b/>
          <w:color w:val="808080"/>
        </w:rPr>
        <w:t>(5 words max)</w:t>
      </w:r>
    </w:p>
    <w:p w14:paraId="46B3F710" w14:textId="77777777" w:rsidR="00D74E9A" w:rsidRPr="003C226E" w:rsidRDefault="00912977" w:rsidP="00D74E9A">
      <w:pPr>
        <w:rPr>
          <w:rFonts w:ascii="Arial" w:hAnsi="Arial" w:cs="Arial"/>
          <w:b/>
          <w:u w:val="single"/>
        </w:rPr>
      </w:pPr>
      <w:del w:id="1706" w:author="Stephanie Miller" w:date="2016-11-11T16:45:00Z">
        <w:r w:rsidDel="00AC58EF">
          <w:rPr>
            <w:rFonts w:ascii="Arial" w:hAnsi="Arial" w:cs="Arial"/>
          </w:rPr>
          <w:delText>D-I</w:delText>
        </w:r>
      </w:del>
      <w:ins w:id="1707" w:author="Stephanie Miller" w:date="2016-11-11T16:45:00Z">
        <w:r w:rsidR="00AC58EF">
          <w:rPr>
            <w:rFonts w:ascii="Arial" w:hAnsi="Arial" w:cs="Arial"/>
          </w:rPr>
          <w:t>Project Delivery</w:t>
        </w:r>
      </w:ins>
      <w:ins w:id="1708" w:author="Stephanie Miller" w:date="2016-11-11T16:50:00Z">
        <w:r w:rsidR="00AC58EF">
          <w:rPr>
            <w:rFonts w:ascii="Arial" w:hAnsi="Arial" w:cs="Arial"/>
          </w:rPr>
          <w:t xml:space="preserve"> </w:t>
        </w:r>
      </w:ins>
    </w:p>
    <w:p w14:paraId="0119E946" w14:textId="77777777" w:rsidR="00D74E9A" w:rsidRPr="003C226E" w:rsidRDefault="00D74E9A" w:rsidP="00D74E9A">
      <w:pPr>
        <w:rPr>
          <w:rFonts w:ascii="Arial" w:hAnsi="Arial" w:cs="Arial"/>
          <w:b/>
          <w:u w:val="single"/>
        </w:rPr>
      </w:pPr>
    </w:p>
    <w:p w14:paraId="5A16C858" w14:textId="77777777" w:rsidR="0056188F" w:rsidRPr="003C226E" w:rsidRDefault="0056188F" w:rsidP="0056188F">
      <w:pPr>
        <w:rPr>
          <w:ins w:id="1709" w:author="Stephanie Miller" w:date="2016-11-14T15:25:00Z"/>
          <w:rFonts w:ascii="Arial" w:hAnsi="Arial" w:cs="Arial"/>
          <w:b/>
          <w:color w:val="808080"/>
        </w:rPr>
      </w:pPr>
      <w:ins w:id="1710" w:author="Stephanie Miller" w:date="2016-11-14T15:25:00Z">
        <w:r w:rsidRPr="009E1F3A">
          <w:rPr>
            <w:rFonts w:ascii="Arial" w:hAnsi="Arial" w:cs="Arial"/>
            <w:b/>
            <w:u w:val="single"/>
          </w:rPr>
          <w:t>TEXT FOR HEADING</w:t>
        </w:r>
        <w:r w:rsidRPr="009E1F3A">
          <w:rPr>
            <w:rFonts w:ascii="Arial" w:hAnsi="Arial" w:cs="Arial"/>
            <w:u w:val="single"/>
          </w:rPr>
          <w:t xml:space="preserve"> </w:t>
        </w:r>
        <w:r w:rsidRPr="009E1F3A">
          <w:rPr>
            <w:rFonts w:ascii="Arial" w:hAnsi="Arial" w:cs="Arial"/>
            <w:b/>
            <w:u w:val="single"/>
          </w:rPr>
          <w:t>1</w:t>
        </w:r>
        <w:r w:rsidRPr="009E1F3A">
          <w:rPr>
            <w:rFonts w:ascii="Arial" w:hAnsi="Arial" w:cs="Arial"/>
            <w:b/>
          </w:rPr>
          <w:t xml:space="preserve"> </w:t>
        </w:r>
        <w:r w:rsidRPr="00254DC9">
          <w:rPr>
            <w:rFonts w:ascii="Arial" w:hAnsi="Arial" w:cs="Arial"/>
            <w:b/>
            <w:color w:val="808080"/>
          </w:rPr>
          <w:t>(50 words max)</w:t>
        </w:r>
      </w:ins>
    </w:p>
    <w:p w14:paraId="3710AE5D" w14:textId="1C394ED6" w:rsidR="008866F1" w:rsidDel="007B3CC9" w:rsidRDefault="007B3CC9" w:rsidP="008866F1">
      <w:pPr>
        <w:rPr>
          <w:ins w:id="1711" w:author="Stephanie Miller" w:date="2016-11-15T11:50:00Z"/>
          <w:del w:id="1712" w:author="Stephanie Miller" w:date="2016-11-16T11:14:00Z"/>
          <w:rFonts w:ascii="Arial" w:hAnsi="Arial" w:cs="Arial"/>
        </w:rPr>
      </w:pPr>
      <w:ins w:id="1713" w:author="Stephanie Miller" w:date="2016-11-16T11:14:00Z">
        <w:r>
          <w:rPr>
            <w:rFonts w:ascii="Arial" w:hAnsi="Arial" w:cs="Arial"/>
            <w:sz w:val="22"/>
            <w:szCs w:val="22"/>
          </w:rPr>
          <w:t>Project delivery within the execution area is where proposed solutions become reality. These teams partner with the engagement layer to deliver projects for MDLZ by working in</w:t>
        </w:r>
      </w:ins>
      <w:ins w:id="1714" w:author="Ben  Pester" w:date="2016-11-29T11:07:00Z">
        <w:r w:rsidR="001A113D">
          <w:rPr>
            <w:rFonts w:ascii="Arial" w:hAnsi="Arial" w:cs="Arial"/>
            <w:sz w:val="22"/>
            <w:szCs w:val="22"/>
          </w:rPr>
          <w:t xml:space="preserve"> a</w:t>
        </w:r>
      </w:ins>
      <w:ins w:id="1715" w:author="Stephanie Miller" w:date="2016-11-16T11:14:00Z">
        <w:r>
          <w:rPr>
            <w:rFonts w:ascii="Arial" w:hAnsi="Arial" w:cs="Arial"/>
            <w:sz w:val="22"/>
            <w:szCs w:val="22"/>
          </w:rPr>
          <w:t xml:space="preserve"> collaborative way</w:t>
        </w:r>
      </w:ins>
      <w:ins w:id="1716" w:author="Ben  Pester" w:date="2016-11-29T11:07:00Z">
        <w:r w:rsidR="001A113D">
          <w:rPr>
            <w:rFonts w:ascii="Arial" w:hAnsi="Arial" w:cs="Arial"/>
            <w:sz w:val="22"/>
            <w:szCs w:val="22"/>
          </w:rPr>
          <w:t>,</w:t>
        </w:r>
      </w:ins>
      <w:ins w:id="1717" w:author="Stephanie Miller" w:date="2016-11-16T11:14:00Z">
        <w:r>
          <w:rPr>
            <w:rFonts w:ascii="Arial" w:hAnsi="Arial" w:cs="Arial"/>
            <w:sz w:val="22"/>
            <w:szCs w:val="22"/>
          </w:rPr>
          <w:t xml:space="preserve"> in alignment with each tower. </w:t>
        </w:r>
        <w:del w:id="1718" w:author="Ben  Pester" w:date="2016-11-29T11:08:00Z">
          <w:r w:rsidDel="001A113D">
            <w:rPr>
              <w:rFonts w:ascii="Arial" w:hAnsi="Arial" w:cs="Arial"/>
              <w:sz w:val="22"/>
              <w:szCs w:val="22"/>
            </w:rPr>
            <w:delText xml:space="preserve">For those familiar with a traditional software development lifecycle, in </w:delText>
          </w:r>
        </w:del>
      </w:ins>
      <w:ins w:id="1719" w:author="Ben  Pester" w:date="2016-11-29T11:45:00Z">
        <w:r w:rsidR="004C345E">
          <w:rPr>
            <w:rFonts w:ascii="Arial" w:hAnsi="Arial" w:cs="Arial"/>
            <w:sz w:val="22"/>
            <w:szCs w:val="22"/>
          </w:rPr>
          <w:t>Using a deliver</w:t>
        </w:r>
        <w:r w:rsidR="00A26DC5">
          <w:rPr>
            <w:rFonts w:ascii="Arial" w:hAnsi="Arial" w:cs="Arial"/>
            <w:sz w:val="22"/>
            <w:szCs w:val="22"/>
          </w:rPr>
          <w:t xml:space="preserve"> framework called </w:t>
        </w:r>
      </w:ins>
      <w:ins w:id="1720" w:author="Stephanie Miller" w:date="2016-11-16T11:14:00Z">
        <w:r>
          <w:rPr>
            <w:rFonts w:ascii="Arial" w:hAnsi="Arial" w:cs="Arial"/>
            <w:sz w:val="22"/>
            <w:szCs w:val="22"/>
          </w:rPr>
          <w:t>DIAL</w:t>
        </w:r>
      </w:ins>
      <w:ins w:id="1721" w:author="Ben  Pester" w:date="2016-11-29T11:45:00Z">
        <w:r w:rsidR="00A26DC5">
          <w:rPr>
            <w:rFonts w:ascii="Arial" w:hAnsi="Arial" w:cs="Arial"/>
            <w:sz w:val="22"/>
            <w:szCs w:val="22"/>
          </w:rPr>
          <w:t xml:space="preserve"> (Define Implement Apply &amp; sustain Leverage)</w:t>
        </w:r>
      </w:ins>
      <w:ins w:id="1722" w:author="Stephanie Miller" w:date="2016-11-16T11:14:00Z">
        <w:r>
          <w:rPr>
            <w:rFonts w:ascii="Arial" w:hAnsi="Arial" w:cs="Arial"/>
            <w:sz w:val="22"/>
            <w:szCs w:val="22"/>
          </w:rPr>
          <w:t xml:space="preserve"> we capture what the project</w:t>
        </w:r>
        <w:del w:id="1723" w:author="Ben  Pester" w:date="2016-11-29T11:46:00Z">
          <w:r w:rsidDel="00A26DC5">
            <w:rPr>
              <w:rFonts w:ascii="Arial" w:hAnsi="Arial" w:cs="Arial"/>
              <w:sz w:val="22"/>
              <w:szCs w:val="22"/>
            </w:rPr>
            <w:delText>, capability or process</w:delText>
          </w:r>
        </w:del>
        <w:r>
          <w:rPr>
            <w:rFonts w:ascii="Arial" w:hAnsi="Arial" w:cs="Arial"/>
            <w:sz w:val="22"/>
            <w:szCs w:val="22"/>
          </w:rPr>
          <w:t xml:space="preserve"> needs to achieve</w:t>
        </w:r>
      </w:ins>
      <w:ins w:id="1724" w:author="Ben  Pester" w:date="2016-11-29T11:09:00Z">
        <w:r w:rsidR="00DB28ED">
          <w:rPr>
            <w:rFonts w:ascii="Arial" w:hAnsi="Arial" w:cs="Arial"/>
            <w:sz w:val="22"/>
            <w:szCs w:val="22"/>
          </w:rPr>
          <w:t>. We use the</w:t>
        </w:r>
      </w:ins>
      <w:ins w:id="1725" w:author="Stephanie Miller" w:date="2016-11-16T11:14:00Z">
        <w:del w:id="1726" w:author="Ben  Pester" w:date="2016-11-29T11:09:00Z">
          <w:r w:rsidDel="00DB28ED">
            <w:rPr>
              <w:rFonts w:ascii="Arial" w:hAnsi="Arial" w:cs="Arial"/>
              <w:sz w:val="22"/>
              <w:szCs w:val="22"/>
            </w:rPr>
            <w:delText>, and carry out design in the</w:delText>
          </w:r>
        </w:del>
        <w:r>
          <w:rPr>
            <w:rFonts w:ascii="Arial" w:hAnsi="Arial" w:cs="Arial"/>
            <w:sz w:val="22"/>
            <w:szCs w:val="22"/>
          </w:rPr>
          <w:t xml:space="preserve"> Define phase </w:t>
        </w:r>
      </w:ins>
      <w:ins w:id="1727" w:author="Ben  Pester" w:date="2016-11-29T11:47:00Z">
        <w:r w:rsidR="00A26DC5">
          <w:rPr>
            <w:rFonts w:ascii="Arial" w:hAnsi="Arial" w:cs="Arial"/>
            <w:sz w:val="22"/>
            <w:szCs w:val="22"/>
          </w:rPr>
          <w:t xml:space="preserve">to design the solution, </w:t>
        </w:r>
      </w:ins>
      <w:ins w:id="1728" w:author="Stephanie Miller" w:date="2016-11-16T11:14:00Z">
        <w:r>
          <w:rPr>
            <w:rFonts w:ascii="Arial" w:hAnsi="Arial" w:cs="Arial"/>
            <w:sz w:val="22"/>
            <w:szCs w:val="22"/>
          </w:rPr>
          <w:t xml:space="preserve">whilst testing and deploying in the </w:t>
        </w:r>
        <w:del w:id="1729" w:author="Adam Boothroyd" w:date="2016-11-28T11:34:00Z">
          <w:r w:rsidDel="009857B8">
            <w:rPr>
              <w:rFonts w:ascii="Arial" w:hAnsi="Arial" w:cs="Arial"/>
              <w:sz w:val="22"/>
              <w:szCs w:val="22"/>
            </w:rPr>
            <w:delText>‘</w:delText>
          </w:r>
        </w:del>
      </w:ins>
      <w:ins w:id="1730" w:author="Adam Boothroyd" w:date="2016-11-28T11:34:00Z">
        <w:r w:rsidR="009857B8">
          <w:rPr>
            <w:rFonts w:ascii="Arial" w:hAnsi="Arial" w:cs="Arial"/>
            <w:sz w:val="22"/>
            <w:szCs w:val="22"/>
          </w:rPr>
          <w:t>'</w:t>
        </w:r>
      </w:ins>
      <w:ins w:id="1731" w:author="Stephanie Miller" w:date="2016-11-16T11:14:00Z">
        <w:r>
          <w:rPr>
            <w:rFonts w:ascii="Arial" w:hAnsi="Arial" w:cs="Arial"/>
            <w:sz w:val="22"/>
            <w:szCs w:val="22"/>
          </w:rPr>
          <w:t>Implement</w:t>
        </w:r>
        <w:del w:id="1732" w:author="Adam Boothroyd" w:date="2016-11-28T11:34:00Z">
          <w:r w:rsidDel="009857B8">
            <w:rPr>
              <w:rFonts w:ascii="Arial" w:hAnsi="Arial" w:cs="Arial"/>
              <w:sz w:val="22"/>
              <w:szCs w:val="22"/>
            </w:rPr>
            <w:delText>’</w:delText>
          </w:r>
        </w:del>
      </w:ins>
      <w:ins w:id="1733" w:author="Adam Boothroyd" w:date="2016-11-28T11:34:00Z">
        <w:r w:rsidR="009857B8">
          <w:rPr>
            <w:rFonts w:ascii="Arial" w:hAnsi="Arial" w:cs="Arial"/>
            <w:sz w:val="22"/>
            <w:szCs w:val="22"/>
          </w:rPr>
          <w:t>'</w:t>
        </w:r>
      </w:ins>
      <w:ins w:id="1734" w:author="Stephanie Miller" w:date="2016-11-16T11:14:00Z">
        <w:r>
          <w:rPr>
            <w:rFonts w:ascii="Arial" w:hAnsi="Arial" w:cs="Arial"/>
            <w:sz w:val="22"/>
            <w:szCs w:val="22"/>
          </w:rPr>
          <w:t xml:space="preserve"> phase</w:t>
        </w:r>
        <w:del w:id="1735" w:author="Ben  Pester" w:date="2016-11-29T11:47:00Z">
          <w:r w:rsidDel="00A26DC5">
            <w:rPr>
              <w:rFonts w:ascii="Arial" w:hAnsi="Arial" w:cs="Arial"/>
              <w:sz w:val="22"/>
              <w:szCs w:val="22"/>
            </w:rPr>
            <w:delText xml:space="preserve"> or ‘</w:delText>
          </w:r>
        </w:del>
      </w:ins>
      <w:ins w:id="1736" w:author="Adam Boothroyd" w:date="2016-11-28T11:34:00Z">
        <w:del w:id="1737" w:author="Ben  Pester" w:date="2016-11-29T11:47:00Z">
          <w:r w:rsidR="009857B8" w:rsidDel="00A26DC5">
            <w:rPr>
              <w:rFonts w:ascii="Arial" w:hAnsi="Arial" w:cs="Arial"/>
              <w:sz w:val="22"/>
              <w:szCs w:val="22"/>
            </w:rPr>
            <w:delText>'</w:delText>
          </w:r>
        </w:del>
      </w:ins>
      <w:ins w:id="1738" w:author="Stephanie Miller" w:date="2016-11-16T11:14:00Z">
        <w:del w:id="1739" w:author="Ben  Pester" w:date="2016-11-29T11:47:00Z">
          <w:r w:rsidDel="00A26DC5">
            <w:rPr>
              <w:rFonts w:ascii="Arial" w:hAnsi="Arial" w:cs="Arial"/>
              <w:sz w:val="22"/>
              <w:szCs w:val="22"/>
            </w:rPr>
            <w:delText>transformation’</w:delText>
          </w:r>
        </w:del>
      </w:ins>
      <w:ins w:id="1740" w:author="Adam Boothroyd" w:date="2016-11-28T11:34:00Z">
        <w:del w:id="1741" w:author="Ben  Pester" w:date="2016-11-29T11:47:00Z">
          <w:r w:rsidR="009857B8" w:rsidDel="00A26DC5">
            <w:rPr>
              <w:rFonts w:ascii="Arial" w:hAnsi="Arial" w:cs="Arial"/>
              <w:sz w:val="22"/>
              <w:szCs w:val="22"/>
            </w:rPr>
            <w:delText>'</w:delText>
          </w:r>
        </w:del>
      </w:ins>
      <w:ins w:id="1742" w:author="Stephanie Miller" w:date="2016-11-16T11:14:00Z">
        <w:r>
          <w:rPr>
            <w:rFonts w:ascii="Arial" w:hAnsi="Arial" w:cs="Arial"/>
            <w:sz w:val="22"/>
            <w:szCs w:val="22"/>
          </w:rPr>
          <w:t>.  This ensures we measure whether we achieved what we were aiming to do.  At that point the team hands over to the service operations area</w:t>
        </w:r>
        <w:del w:id="1743" w:author="Ben  Pester" w:date="2016-11-29T11:47:00Z">
          <w:r w:rsidDel="00A26DC5">
            <w:rPr>
              <w:rFonts w:ascii="Arial" w:hAnsi="Arial" w:cs="Arial"/>
              <w:sz w:val="22"/>
              <w:szCs w:val="22"/>
            </w:rPr>
            <w:delText xml:space="preserve"> (Apply &amp; Sustain and Leverage &amp; Improve or ‘</w:delText>
          </w:r>
        </w:del>
      </w:ins>
      <w:ins w:id="1744" w:author="Adam Boothroyd" w:date="2016-11-28T11:34:00Z">
        <w:del w:id="1745" w:author="Ben  Pester" w:date="2016-11-29T11:47:00Z">
          <w:r w:rsidR="009857B8" w:rsidDel="00A26DC5">
            <w:rPr>
              <w:rFonts w:ascii="Arial" w:hAnsi="Arial" w:cs="Arial"/>
              <w:sz w:val="22"/>
              <w:szCs w:val="22"/>
            </w:rPr>
            <w:delText>'</w:delText>
          </w:r>
        </w:del>
      </w:ins>
      <w:ins w:id="1746" w:author="Stephanie Miller" w:date="2016-11-16T11:14:00Z">
        <w:del w:id="1747" w:author="Ben  Pester" w:date="2016-11-29T11:47:00Z">
          <w:r w:rsidDel="00A26DC5">
            <w:rPr>
              <w:rFonts w:ascii="Arial" w:hAnsi="Arial" w:cs="Arial"/>
              <w:sz w:val="22"/>
              <w:szCs w:val="22"/>
            </w:rPr>
            <w:delText>Operational Excellence</w:delText>
          </w:r>
        </w:del>
        <w:del w:id="1748" w:author="Adam Boothroyd" w:date="2016-11-28T11:34:00Z">
          <w:r w:rsidDel="009857B8">
            <w:rPr>
              <w:rFonts w:ascii="Arial" w:hAnsi="Arial" w:cs="Arial"/>
              <w:sz w:val="22"/>
              <w:szCs w:val="22"/>
            </w:rPr>
            <w:delText>’</w:delText>
          </w:r>
        </w:del>
      </w:ins>
      <w:ins w:id="1749" w:author="Adam Boothroyd" w:date="2016-11-28T11:34:00Z">
        <w:del w:id="1750" w:author="Ben  Pester" w:date="2016-11-29T11:47:00Z">
          <w:r w:rsidR="009857B8" w:rsidDel="00A26DC5">
            <w:rPr>
              <w:rFonts w:ascii="Arial" w:hAnsi="Arial" w:cs="Arial"/>
              <w:sz w:val="22"/>
              <w:szCs w:val="22"/>
            </w:rPr>
            <w:delText>'</w:delText>
          </w:r>
        </w:del>
      </w:ins>
      <w:ins w:id="1751" w:author="Stephanie Miller" w:date="2016-11-16T11:14:00Z">
        <w:r>
          <w:rPr>
            <w:rFonts w:ascii="Arial" w:hAnsi="Arial" w:cs="Arial"/>
            <w:sz w:val="22"/>
            <w:szCs w:val="22"/>
          </w:rPr>
          <w:t>, we seek to maintain, sustain and continually improve.</w:t>
        </w:r>
        <w:r w:rsidDel="007B3CC9">
          <w:rPr>
            <w:rFonts w:ascii="Arial" w:hAnsi="Arial" w:cs="Arial"/>
          </w:rPr>
          <w:t xml:space="preserve"> </w:t>
        </w:r>
      </w:ins>
      <w:ins w:id="1752" w:author="Stephanie Miller" w:date="2016-11-15T11:50:00Z">
        <w:del w:id="1753" w:author="Stephanie Miller" w:date="2016-11-16T11:14:00Z">
          <w:r w:rsidR="008866F1" w:rsidDel="007B3CC9">
            <w:rPr>
              <w:rFonts w:ascii="Arial" w:hAnsi="Arial" w:cs="Arial"/>
            </w:rPr>
            <w:delText xml:space="preserve">Project delivery within the execution area is where we make proposed solutions a reality. These teams partner with the engagement layer to deliver projects for MDLZ by partnering in </w:delText>
          </w:r>
        </w:del>
      </w:ins>
      <w:ins w:id="1754" w:author="Gassmere, Dawn E" w:date="2016-11-15T14:42:00Z">
        <w:del w:id="1755" w:author="Stephanie Miller" w:date="2016-11-16T11:14:00Z">
          <w:r w:rsidR="00650831" w:rsidDel="007B3CC9">
            <w:rPr>
              <w:rFonts w:ascii="Arial" w:hAnsi="Arial" w:cs="Arial"/>
            </w:rPr>
            <w:delText xml:space="preserve"> </w:delText>
          </w:r>
        </w:del>
      </w:ins>
      <w:ins w:id="1756" w:author="Stephanie Miller" w:date="2016-11-15T11:50:00Z">
        <w:del w:id="1757" w:author="Stephanie Miller" w:date="2016-11-16T11:14:00Z">
          <w:r w:rsidR="008866F1" w:rsidDel="007B3CC9">
            <w:rPr>
              <w:rFonts w:ascii="Arial" w:hAnsi="Arial" w:cs="Arial"/>
            </w:rPr>
            <w:delText>collaborativ</w:delText>
          </w:r>
        </w:del>
      </w:ins>
      <w:ins w:id="1758" w:author="Gassmere, Dawn E" w:date="2016-11-15T14:43:00Z">
        <w:del w:id="1759" w:author="Stephanie Miller" w:date="2016-11-16T11:14:00Z">
          <w:r w:rsidR="00650831" w:rsidDel="007B3CC9">
            <w:rPr>
              <w:rFonts w:ascii="Arial" w:hAnsi="Arial" w:cs="Arial"/>
            </w:rPr>
            <w:delText>ing</w:delText>
          </w:r>
        </w:del>
      </w:ins>
      <w:ins w:id="1760" w:author="Stephanie Miller" w:date="2016-11-15T11:50:00Z">
        <w:del w:id="1761" w:author="Stephanie Miller" w:date="2016-11-16T11:14:00Z">
          <w:r w:rsidR="008866F1" w:rsidDel="007B3CC9">
            <w:rPr>
              <w:rFonts w:ascii="Arial" w:hAnsi="Arial" w:cs="Arial"/>
            </w:rPr>
            <w:delText xml:space="preserve">e </w:delText>
          </w:r>
        </w:del>
      </w:ins>
      <w:ins w:id="1762" w:author="Gassmere, Dawn E" w:date="2016-11-15T14:43:00Z">
        <w:del w:id="1763" w:author="Stephanie Miller" w:date="2016-11-16T11:14:00Z">
          <w:r w:rsidR="00650831" w:rsidDel="007B3CC9">
            <w:rPr>
              <w:rFonts w:ascii="Arial" w:hAnsi="Arial" w:cs="Arial"/>
            </w:rPr>
            <w:delText xml:space="preserve">across </w:delText>
          </w:r>
        </w:del>
      </w:ins>
      <w:ins w:id="1764" w:author="Stephanie Miller" w:date="2016-11-15T11:50:00Z">
        <w:del w:id="1765" w:author="Stephanie Miller" w:date="2016-11-16T11:14:00Z">
          <w:r w:rsidR="008866F1" w:rsidDel="007B3CC9">
            <w:rPr>
              <w:rFonts w:ascii="Arial" w:hAnsi="Arial" w:cs="Arial"/>
            </w:rPr>
            <w:delText>way in alignment with each tower</w:delText>
          </w:r>
        </w:del>
      </w:ins>
      <w:ins w:id="1766" w:author="Gassmere, Dawn E" w:date="2016-11-15T14:43:00Z">
        <w:del w:id="1767" w:author="Stephanie Miller" w:date="2016-11-16T11:14:00Z">
          <w:r w:rsidR="00650831" w:rsidDel="007B3CC9">
            <w:rPr>
              <w:rFonts w:ascii="Arial" w:hAnsi="Arial" w:cs="Arial"/>
            </w:rPr>
            <w:delText>s</w:delText>
          </w:r>
        </w:del>
      </w:ins>
      <w:ins w:id="1768" w:author="Stephanie Miller" w:date="2016-11-15T11:50:00Z">
        <w:del w:id="1769" w:author="Stephanie Miller" w:date="2016-11-16T11:14:00Z">
          <w:r w:rsidR="008866F1" w:rsidDel="007B3CC9">
            <w:rPr>
              <w:rFonts w:ascii="Arial" w:hAnsi="Arial" w:cs="Arial"/>
            </w:rPr>
            <w:delText xml:space="preserve">. </w:delText>
          </w:r>
        </w:del>
      </w:ins>
      <w:ins w:id="1770" w:author="Stephanie Miller" w:date="2016-11-15T11:51:00Z">
        <w:del w:id="1771" w:author="Stephanie Miller" w:date="2016-11-16T11:14:00Z">
          <w:r w:rsidR="008866F1" w:rsidRPr="008866F1" w:rsidDel="007B3CC9">
            <w:rPr>
              <w:rFonts w:ascii="Arial" w:hAnsi="Arial" w:cs="Arial"/>
            </w:rPr>
            <w:delText>Think typical software lifecycle and how our MDLZ DIAL framework is applied. In the “Define” phase, we clarify and document what the project needs to achieve, so we can measure whether we achieved what we were aiming to do.  In the “Implement” phase, we deploy the capability, the process or the project. At that point the team hands over to the service operations area where the Apply &amp; Sustain and Leverage &amp; I I</w:delText>
          </w:r>
        </w:del>
      </w:ins>
      <w:ins w:id="1772" w:author="Gassmere, Dawn E" w:date="2016-11-15T14:44:00Z">
        <w:del w:id="1773" w:author="Stephanie Miller" w:date="2016-11-16T11:14:00Z">
          <w:r w:rsidR="00650831" w:rsidDel="007B3CC9">
            <w:rPr>
              <w:rFonts w:ascii="Arial" w:hAnsi="Arial" w:cs="Arial"/>
            </w:rPr>
            <w:delText>i</w:delText>
          </w:r>
        </w:del>
      </w:ins>
      <w:ins w:id="1774" w:author="Stephanie Miller" w:date="2016-11-15T11:51:00Z">
        <w:del w:id="1775" w:author="Stephanie Miller" w:date="2016-11-16T11:14:00Z">
          <w:r w:rsidR="008866F1" w:rsidRPr="008866F1" w:rsidDel="007B3CC9">
            <w:rPr>
              <w:rFonts w:ascii="Arial" w:hAnsi="Arial" w:cs="Arial"/>
            </w:rPr>
            <w:delText xml:space="preserve">n the “Implement” phase, we deploy the capability, the process or the project.  </w:delText>
          </w:r>
        </w:del>
      </w:ins>
      <w:ins w:id="1776" w:author="Gassmere, Dawn E" w:date="2016-11-15T14:44:00Z">
        <w:del w:id="1777" w:author="Stephanie Miller" w:date="2016-11-16T11:14:00Z">
          <w:r w:rsidR="00650831" w:rsidDel="007B3CC9">
            <w:rPr>
              <w:rFonts w:ascii="Arial" w:hAnsi="Arial" w:cs="Arial"/>
            </w:rPr>
            <w:delText>I</w:delText>
          </w:r>
        </w:del>
      </w:ins>
      <w:ins w:id="1778" w:author="Stephanie Miller" w:date="2016-11-15T11:51:00Z">
        <w:del w:id="1779" w:author="Stephanie Miller" w:date="2016-11-16T11:14:00Z">
          <w:r w:rsidR="008866F1" w:rsidRPr="008866F1" w:rsidDel="007B3CC9">
            <w:rPr>
              <w:rFonts w:ascii="Arial" w:hAnsi="Arial" w:cs="Arial"/>
            </w:rPr>
            <w:delText>mprove cycle starts with clear focus on operational excellence.</w:delText>
          </w:r>
        </w:del>
      </w:ins>
      <w:ins w:id="1780" w:author="Stephanie Miller" w:date="2016-11-15T11:50:00Z">
        <w:del w:id="1781" w:author="Stephanie Miller" w:date="2016-11-16T11:14:00Z">
          <w:r w:rsidR="008866F1" w:rsidDel="007B3CC9">
            <w:rPr>
              <w:rFonts w:ascii="Arial" w:hAnsi="Arial" w:cs="Arial"/>
            </w:rPr>
            <w:delText xml:space="preserve">Think typical software lifecycle; from design, build test and implement. The team than hands over support to the service operations area.  </w:delText>
          </w:r>
        </w:del>
      </w:ins>
    </w:p>
    <w:p w14:paraId="15FDF549" w14:textId="77777777" w:rsidR="0056188F" w:rsidDel="008866F1" w:rsidRDefault="0056188F" w:rsidP="0056188F">
      <w:pPr>
        <w:rPr>
          <w:ins w:id="1782" w:author="Stephanie Miller" w:date="2016-11-14T15:25:00Z"/>
          <w:del w:id="1783" w:author="Stephanie Miller" w:date="2016-11-15T11:50:00Z"/>
          <w:rFonts w:ascii="Arial" w:hAnsi="Arial" w:cs="Arial"/>
        </w:rPr>
      </w:pPr>
      <w:ins w:id="1784" w:author="Stephanie Miller" w:date="2016-11-14T15:25:00Z">
        <w:del w:id="1785" w:author="Stephanie Miller" w:date="2016-11-15T11:50:00Z">
          <w:r w:rsidDel="008866F1">
            <w:rPr>
              <w:rFonts w:ascii="Arial" w:hAnsi="Arial" w:cs="Arial"/>
            </w:rPr>
            <w:delText xml:space="preserve">Project delivery within the execution area is where we make proposed solutions a reality. These teams partner with the engagement layer to deliver projects for MDLZ by partnering in collaborative way in alignment with each tower. </w:delText>
          </w:r>
          <w:commentRangeStart w:id="1786"/>
          <w:commentRangeStart w:id="1787"/>
          <w:r w:rsidDel="008866F1">
            <w:rPr>
              <w:rFonts w:ascii="Arial" w:hAnsi="Arial" w:cs="Arial"/>
            </w:rPr>
            <w:delText>Think</w:delText>
          </w:r>
          <w:commentRangeEnd w:id="1786"/>
          <w:r w:rsidDel="008866F1">
            <w:rPr>
              <w:rStyle w:val="CommentReference"/>
            </w:rPr>
            <w:commentReference w:id="1786"/>
          </w:r>
          <w:commentRangeEnd w:id="1787"/>
          <w:r w:rsidDel="008866F1">
            <w:rPr>
              <w:rStyle w:val="CommentReference"/>
            </w:rPr>
            <w:commentReference w:id="1787"/>
          </w:r>
          <w:r w:rsidDel="008866F1">
            <w:rPr>
              <w:rFonts w:ascii="Arial" w:hAnsi="Arial" w:cs="Arial"/>
            </w:rPr>
            <w:delText xml:space="preserve"> typical software lifecycle; from design, build test and implement. The team than hands over support to the service operations area.  </w:delText>
          </w:r>
        </w:del>
      </w:ins>
    </w:p>
    <w:p w14:paraId="4AB7C0A5" w14:textId="77777777" w:rsidR="00D74E9A" w:rsidRPr="003C226E" w:rsidDel="0056188F" w:rsidRDefault="00D74E9A" w:rsidP="00D74E9A">
      <w:pPr>
        <w:rPr>
          <w:del w:id="1788" w:author="Stephanie Miller" w:date="2016-11-14T15:25:00Z"/>
          <w:rFonts w:ascii="Arial" w:hAnsi="Arial" w:cs="Arial"/>
          <w:b/>
          <w:color w:val="808080"/>
        </w:rPr>
      </w:pPr>
      <w:del w:id="1789" w:author="Stephanie Miller" w:date="2016-11-14T15:25:00Z">
        <w:r w:rsidRPr="003C226E" w:rsidDel="0056188F">
          <w:rPr>
            <w:rFonts w:ascii="Arial" w:hAnsi="Arial" w:cs="Arial"/>
            <w:b/>
            <w:u w:val="single"/>
          </w:rPr>
          <w:delText>TEXT FOR HEADING</w:delText>
        </w:r>
        <w:r w:rsidRPr="003C226E" w:rsidDel="0056188F">
          <w:rPr>
            <w:rFonts w:ascii="Arial" w:hAnsi="Arial" w:cs="Arial"/>
            <w:u w:val="single"/>
          </w:rPr>
          <w:delText xml:space="preserve"> </w:delText>
        </w:r>
        <w:r w:rsidRPr="003C226E" w:rsidDel="0056188F">
          <w:rPr>
            <w:rFonts w:ascii="Arial" w:hAnsi="Arial" w:cs="Arial"/>
            <w:b/>
            <w:u w:val="single"/>
          </w:rPr>
          <w:delText>1</w:delText>
        </w:r>
        <w:r w:rsidRPr="003C226E" w:rsidDel="0056188F">
          <w:rPr>
            <w:rFonts w:ascii="Arial" w:hAnsi="Arial" w:cs="Arial"/>
            <w:b/>
          </w:rPr>
          <w:delText xml:space="preserve"> </w:delText>
        </w:r>
        <w:r w:rsidRPr="003C226E" w:rsidDel="0056188F">
          <w:rPr>
            <w:rFonts w:ascii="Arial" w:hAnsi="Arial" w:cs="Arial"/>
            <w:b/>
            <w:color w:val="808080"/>
          </w:rPr>
          <w:delText>(50 words max)</w:delText>
        </w:r>
      </w:del>
    </w:p>
    <w:p w14:paraId="06664C97" w14:textId="77777777" w:rsidR="00AC58EF" w:rsidDel="0056188F" w:rsidRDefault="00AC58EF" w:rsidP="00D74E9A">
      <w:pPr>
        <w:rPr>
          <w:ins w:id="1790" w:author="Stephanie Miller" w:date="2016-11-11T16:50:00Z"/>
          <w:del w:id="1791" w:author="Stephanie Miller" w:date="2016-11-14T15:25:00Z"/>
          <w:rFonts w:ascii="Arial" w:hAnsi="Arial" w:cs="Arial"/>
        </w:rPr>
      </w:pPr>
      <w:ins w:id="1792" w:author="Stephanie Miller" w:date="2016-11-11T16:50:00Z">
        <w:del w:id="1793" w:author="Stephanie Miller" w:date="2016-11-14T15:25:00Z">
          <w:r w:rsidDel="0056188F">
            <w:rPr>
              <w:rFonts w:ascii="Arial" w:hAnsi="Arial" w:cs="Arial"/>
            </w:rPr>
            <w:delText xml:space="preserve">Project delivery within the execution area is where we make proposed solutions a reality. These teams partner with the engagement layer to deliver projects </w:delText>
          </w:r>
        </w:del>
      </w:ins>
      <w:ins w:id="1794" w:author="Stephanie Miller" w:date="2016-11-11T16:51:00Z">
        <w:del w:id="1795" w:author="Stephanie Miller" w:date="2016-11-14T15:25:00Z">
          <w:r w:rsidDel="0056188F">
            <w:rPr>
              <w:rFonts w:ascii="Arial" w:hAnsi="Arial" w:cs="Arial"/>
            </w:rPr>
            <w:delText>for</w:delText>
          </w:r>
        </w:del>
      </w:ins>
      <w:ins w:id="1796" w:author="Stephanie Miller" w:date="2016-11-11T16:50:00Z">
        <w:del w:id="1797" w:author="Stephanie Miller" w:date="2016-11-14T15:25:00Z">
          <w:r w:rsidDel="0056188F">
            <w:rPr>
              <w:rFonts w:ascii="Arial" w:hAnsi="Arial" w:cs="Arial"/>
            </w:rPr>
            <w:delText xml:space="preserve"> MDLZ by partnering in collaborative way in align</w:delText>
          </w:r>
        </w:del>
      </w:ins>
      <w:ins w:id="1798" w:author="Stephanie Miller" w:date="2016-11-11T16:53:00Z">
        <w:del w:id="1799" w:author="Stephanie Miller" w:date="2016-11-14T15:25:00Z">
          <w:r w:rsidR="007870A3" w:rsidDel="0056188F">
            <w:rPr>
              <w:rFonts w:ascii="Arial" w:hAnsi="Arial" w:cs="Arial"/>
            </w:rPr>
            <w:delText>ment</w:delText>
          </w:r>
        </w:del>
      </w:ins>
      <w:ins w:id="1800" w:author="Stephanie Miller" w:date="2016-11-11T16:50:00Z">
        <w:del w:id="1801" w:author="Stephanie Miller" w:date="2016-11-14T15:25:00Z">
          <w:r w:rsidDel="0056188F">
            <w:rPr>
              <w:rFonts w:ascii="Arial" w:hAnsi="Arial" w:cs="Arial"/>
            </w:rPr>
            <w:delText xml:space="preserve"> with </w:delText>
          </w:r>
          <w:r w:rsidR="007870A3" w:rsidDel="0056188F">
            <w:rPr>
              <w:rFonts w:ascii="Arial" w:hAnsi="Arial" w:cs="Arial"/>
            </w:rPr>
            <w:delText>each tower</w:delText>
          </w:r>
          <w:r w:rsidDel="0056188F">
            <w:rPr>
              <w:rFonts w:ascii="Arial" w:hAnsi="Arial" w:cs="Arial"/>
            </w:rPr>
            <w:delText xml:space="preserve">. </w:delText>
          </w:r>
        </w:del>
      </w:ins>
      <w:ins w:id="1802" w:author="Stephanie Miller" w:date="2016-11-11T16:52:00Z">
        <w:del w:id="1803" w:author="Stephanie Miller" w:date="2016-11-14T15:25:00Z">
          <w:r w:rsidR="007870A3" w:rsidDel="0056188F">
            <w:rPr>
              <w:rFonts w:ascii="Arial" w:hAnsi="Arial" w:cs="Arial"/>
            </w:rPr>
            <w:delText xml:space="preserve">Think typical software lifecycle; from design, build test and implement. The team than hands over support to the service operations area.  </w:delText>
          </w:r>
        </w:del>
      </w:ins>
    </w:p>
    <w:p w14:paraId="1D94FDBF" w14:textId="77777777" w:rsidR="00AC58EF" w:rsidRDefault="00AC58EF" w:rsidP="00D74E9A">
      <w:pPr>
        <w:rPr>
          <w:ins w:id="1804" w:author="Stephanie Miller" w:date="2016-11-11T16:50:00Z"/>
          <w:rFonts w:ascii="Arial" w:hAnsi="Arial" w:cs="Arial"/>
        </w:rPr>
      </w:pPr>
    </w:p>
    <w:p w14:paraId="77D74766" w14:textId="77777777" w:rsidR="00D74E9A" w:rsidDel="00AC58EF" w:rsidRDefault="00912977" w:rsidP="00D74E9A">
      <w:pPr>
        <w:rPr>
          <w:del w:id="1805" w:author="Stephanie Miller" w:date="2016-11-11T16:50:00Z"/>
          <w:rFonts w:ascii="Arial" w:hAnsi="Arial" w:cs="Arial"/>
        </w:rPr>
      </w:pPr>
      <w:del w:id="1806" w:author="Stephanie Miller" w:date="2016-11-11T16:50:00Z">
        <w:r w:rsidDel="00AC58EF">
          <w:rPr>
            <w:rFonts w:ascii="Arial" w:hAnsi="Arial" w:cs="Arial"/>
          </w:rPr>
          <w:delText xml:space="preserve">Design </w:delText>
        </w:r>
      </w:del>
      <w:ins w:id="1807" w:author="Miller, Stephanie L" w:date="2016-11-07T16:47:00Z">
        <w:del w:id="1808" w:author="Stephanie Miller" w:date="2016-11-11T16:50:00Z">
          <w:r w:rsidR="00A15ECC" w:rsidDel="00AC58EF">
            <w:rPr>
              <w:rFonts w:ascii="Arial" w:hAnsi="Arial" w:cs="Arial"/>
            </w:rPr>
            <w:delText xml:space="preserve">Define </w:delText>
          </w:r>
        </w:del>
      </w:ins>
      <w:del w:id="1809" w:author="Stephanie Miller" w:date="2016-11-11T16:50:00Z">
        <w:r w:rsidDel="00AC58EF">
          <w:rPr>
            <w:rFonts w:ascii="Arial" w:hAnsi="Arial" w:cs="Arial"/>
          </w:rPr>
          <w:delText xml:space="preserve">and Implement. This part of the process is </w:delText>
        </w:r>
        <w:r w:rsidR="00277814" w:rsidDel="00AC58EF">
          <w:rPr>
            <w:rFonts w:ascii="Arial" w:hAnsi="Arial" w:cs="Arial"/>
          </w:rPr>
          <w:delText xml:space="preserve">probably something you are already familiar with. We design solutions that fit with our strategic goals. Before putting them into practice, we check to make sure they will enable growth, reduce cost, and drive down complexity. </w:delText>
        </w:r>
      </w:del>
    </w:p>
    <w:p w14:paraId="18DB0B0B" w14:textId="77777777" w:rsidR="00277814" w:rsidDel="00AC58EF" w:rsidRDefault="00277814" w:rsidP="00D74E9A">
      <w:pPr>
        <w:rPr>
          <w:del w:id="1810" w:author="Stephanie Miller" w:date="2016-11-11T16:50:00Z"/>
          <w:rFonts w:ascii="Arial" w:hAnsi="Arial" w:cs="Arial"/>
        </w:rPr>
      </w:pPr>
    </w:p>
    <w:p w14:paraId="2643698F" w14:textId="77777777" w:rsidR="00277814" w:rsidRPr="003C226E" w:rsidDel="00AC58EF" w:rsidRDefault="00277814" w:rsidP="00D74E9A">
      <w:pPr>
        <w:rPr>
          <w:del w:id="1811" w:author="Stephanie Miller" w:date="2016-11-11T16:50:00Z"/>
          <w:rFonts w:ascii="Arial" w:hAnsi="Arial" w:cs="Arial"/>
        </w:rPr>
      </w:pPr>
      <w:del w:id="1812" w:author="Stephanie Miller" w:date="2016-11-11T16:50:00Z">
        <w:r w:rsidDel="00AC58EF">
          <w:rPr>
            <w:rFonts w:ascii="Arial" w:hAnsi="Arial" w:cs="Arial"/>
          </w:rPr>
          <w:delText xml:space="preserve">Then, in partnership with our colleagues in each function, we implement the solution. </w:delText>
        </w:r>
      </w:del>
    </w:p>
    <w:p w14:paraId="03354E26" w14:textId="77777777" w:rsidR="00D74E9A" w:rsidRPr="003C226E" w:rsidRDefault="00D74E9A" w:rsidP="00D74E9A">
      <w:pPr>
        <w:rPr>
          <w:rFonts w:ascii="Arial" w:hAnsi="Arial" w:cs="Arial"/>
          <w:u w:val="single"/>
        </w:rPr>
      </w:pPr>
    </w:p>
    <w:p w14:paraId="2F03A7F3" w14:textId="77777777" w:rsidR="00D74E9A" w:rsidRPr="003C226E" w:rsidRDefault="00D74E9A" w:rsidP="00D74E9A">
      <w:pPr>
        <w:rPr>
          <w:rFonts w:ascii="Arial" w:hAnsi="Arial" w:cs="Arial"/>
          <w:b/>
        </w:rPr>
      </w:pPr>
      <w:r w:rsidRPr="003C226E">
        <w:rPr>
          <w:rFonts w:ascii="Arial" w:hAnsi="Arial" w:cs="Arial"/>
          <w:b/>
          <w:u w:val="single"/>
        </w:rPr>
        <w:t>HEADING 2 TEXT</w:t>
      </w:r>
      <w:r w:rsidRPr="003C226E">
        <w:rPr>
          <w:rFonts w:ascii="Arial" w:hAnsi="Arial" w:cs="Arial"/>
          <w:b/>
        </w:rPr>
        <w:t xml:space="preserve"> </w:t>
      </w:r>
      <w:r w:rsidRPr="003C226E">
        <w:rPr>
          <w:rFonts w:ascii="Arial" w:hAnsi="Arial" w:cs="Arial"/>
          <w:b/>
          <w:color w:val="808080"/>
        </w:rPr>
        <w:t>(5 words max)</w:t>
      </w:r>
    </w:p>
    <w:p w14:paraId="3A4EEC32" w14:textId="77777777" w:rsidR="00D74E9A" w:rsidRPr="003C226E" w:rsidRDefault="00277814" w:rsidP="00D74E9A">
      <w:pPr>
        <w:rPr>
          <w:rFonts w:ascii="Arial" w:hAnsi="Arial" w:cs="Arial"/>
          <w:b/>
          <w:u w:val="single"/>
        </w:rPr>
      </w:pPr>
      <w:del w:id="1813" w:author="Stephanie Miller" w:date="2016-11-11T16:45:00Z">
        <w:r w:rsidDel="00AC58EF">
          <w:rPr>
            <w:rFonts w:ascii="Arial" w:hAnsi="Arial" w:cs="Arial"/>
          </w:rPr>
          <w:delText>A-L</w:delText>
        </w:r>
      </w:del>
      <w:ins w:id="1814" w:author="Stephanie Miller" w:date="2016-11-11T16:45:00Z">
        <w:r w:rsidR="00AC58EF">
          <w:rPr>
            <w:rFonts w:ascii="Arial" w:hAnsi="Arial" w:cs="Arial"/>
          </w:rPr>
          <w:t>Service Operations</w:t>
        </w:r>
      </w:ins>
    </w:p>
    <w:p w14:paraId="00C81F9F" w14:textId="77777777" w:rsidR="00D74E9A" w:rsidRPr="003C226E" w:rsidRDefault="00D74E9A" w:rsidP="00D74E9A">
      <w:pPr>
        <w:rPr>
          <w:rFonts w:ascii="Arial" w:hAnsi="Arial" w:cs="Arial"/>
          <w:b/>
          <w:u w:val="single"/>
        </w:rPr>
      </w:pPr>
    </w:p>
    <w:p w14:paraId="1871C7FE" w14:textId="77777777" w:rsidR="00D74E9A" w:rsidRPr="003C226E" w:rsidRDefault="00D74E9A" w:rsidP="00D74E9A">
      <w:pPr>
        <w:rPr>
          <w:rFonts w:ascii="Arial" w:hAnsi="Arial" w:cs="Arial"/>
          <w:b/>
          <w:color w:val="808080"/>
        </w:rPr>
      </w:pPr>
      <w:r w:rsidRPr="003C226E">
        <w:rPr>
          <w:rFonts w:ascii="Arial" w:hAnsi="Arial" w:cs="Arial"/>
          <w:b/>
          <w:u w:val="single"/>
        </w:rPr>
        <w:t>TEXT FOR HEADING</w:t>
      </w:r>
      <w:r w:rsidRPr="003C226E">
        <w:rPr>
          <w:rFonts w:ascii="Arial" w:hAnsi="Arial" w:cs="Arial"/>
          <w:u w:val="single"/>
        </w:rPr>
        <w:t xml:space="preserve"> </w:t>
      </w:r>
      <w:r w:rsidRPr="003C226E">
        <w:rPr>
          <w:rFonts w:ascii="Arial" w:hAnsi="Arial" w:cs="Arial"/>
          <w:b/>
          <w:u w:val="single"/>
        </w:rPr>
        <w:t>2</w:t>
      </w:r>
      <w:r w:rsidRPr="003C226E">
        <w:rPr>
          <w:rFonts w:ascii="Arial" w:hAnsi="Arial" w:cs="Arial"/>
          <w:b/>
        </w:rPr>
        <w:t xml:space="preserve"> </w:t>
      </w:r>
      <w:r w:rsidRPr="003C226E">
        <w:rPr>
          <w:rFonts w:ascii="Arial" w:hAnsi="Arial" w:cs="Arial"/>
          <w:b/>
          <w:color w:val="808080"/>
        </w:rPr>
        <w:t>(50 words max)</w:t>
      </w:r>
    </w:p>
    <w:p w14:paraId="60121BB6" w14:textId="77777777" w:rsidR="00AC58EF" w:rsidRDefault="00AC58EF" w:rsidP="00AC58EF">
      <w:pPr>
        <w:rPr>
          <w:ins w:id="1815" w:author="Stephanie Miller" w:date="2016-11-11T16:48:00Z"/>
          <w:rFonts w:ascii="Arial" w:hAnsi="Arial" w:cs="Arial"/>
        </w:rPr>
      </w:pPr>
    </w:p>
    <w:p w14:paraId="31BE028D" w14:textId="2FC60918" w:rsidR="00AC58EF" w:rsidRDefault="00AC58EF" w:rsidP="00AC58EF">
      <w:pPr>
        <w:rPr>
          <w:ins w:id="1816" w:author="Stephanie Miller" w:date="2016-11-11T16:48:00Z"/>
          <w:rFonts w:ascii="Arial" w:hAnsi="Arial" w:cs="Arial"/>
        </w:rPr>
      </w:pPr>
      <w:ins w:id="1817" w:author="Stephanie Miller" w:date="2016-11-11T16:48:00Z">
        <w:r>
          <w:rPr>
            <w:rFonts w:ascii="Arial" w:hAnsi="Arial" w:cs="Arial"/>
          </w:rPr>
          <w:t>Service operations  is where you</w:t>
        </w:r>
        <w:del w:id="1818" w:author="Adam Boothroyd" w:date="2016-11-28T11:34:00Z">
          <w:r w:rsidDel="009857B8">
            <w:rPr>
              <w:rFonts w:ascii="Arial" w:hAnsi="Arial" w:cs="Arial"/>
            </w:rPr>
            <w:delText>’</w:delText>
          </w:r>
        </w:del>
      </w:ins>
      <w:ins w:id="1819" w:author="Adam Boothroyd" w:date="2016-11-28T11:34:00Z">
        <w:r w:rsidR="009857B8">
          <w:rPr>
            <w:rFonts w:ascii="Arial" w:hAnsi="Arial" w:cs="Arial"/>
          </w:rPr>
          <w:t>'</w:t>
        </w:r>
      </w:ins>
      <w:ins w:id="1820" w:author="Stephanie Miller" w:date="2016-11-11T16:48:00Z">
        <w:r>
          <w:rPr>
            <w:rFonts w:ascii="Arial" w:hAnsi="Arial" w:cs="Arial"/>
          </w:rPr>
          <w:t xml:space="preserve">ll find the teams that are </w:t>
        </w:r>
        <w:proofErr w:type="spellStart"/>
        <w:r>
          <w:rPr>
            <w:rFonts w:ascii="Arial" w:hAnsi="Arial" w:cs="Arial"/>
          </w:rPr>
          <w:t>manging</w:t>
        </w:r>
        <w:proofErr w:type="spellEnd"/>
        <w:r>
          <w:rPr>
            <w:rFonts w:ascii="Arial" w:hAnsi="Arial" w:cs="Arial"/>
          </w:rPr>
          <w:t xml:space="preserve"> </w:t>
        </w:r>
      </w:ins>
      <w:ins w:id="1821" w:author="Gassmere, Dawn E" w:date="2016-11-15T14:48:00Z">
        <w:r w:rsidR="00650831">
          <w:rPr>
            <w:rFonts w:ascii="Arial" w:hAnsi="Arial" w:cs="Arial"/>
          </w:rPr>
          <w:t xml:space="preserve">both </w:t>
        </w:r>
      </w:ins>
      <w:ins w:id="1822" w:author="Stephanie Miller" w:date="2016-11-11T16:48:00Z">
        <w:r>
          <w:rPr>
            <w:rFonts w:ascii="Arial" w:hAnsi="Arial" w:cs="Arial"/>
          </w:rPr>
          <w:t xml:space="preserve">our application support processes and </w:t>
        </w:r>
      </w:ins>
      <w:ins w:id="1823" w:author="Gassmere, Dawn E" w:date="2016-11-15T14:49:00Z">
        <w:r w:rsidR="00650831">
          <w:rPr>
            <w:rFonts w:ascii="Arial" w:hAnsi="Arial" w:cs="Arial"/>
          </w:rPr>
          <w:t xml:space="preserve">technology </w:t>
        </w:r>
      </w:ins>
      <w:ins w:id="1824" w:author="Gassmere, Dawn E" w:date="2016-11-15T14:48:00Z">
        <w:r w:rsidR="00650831">
          <w:rPr>
            <w:rFonts w:ascii="Arial" w:hAnsi="Arial" w:cs="Arial"/>
          </w:rPr>
          <w:t xml:space="preserve">infrastructure operations through </w:t>
        </w:r>
      </w:ins>
      <w:ins w:id="1825" w:author="Stephanie Miller" w:date="2016-11-11T16:48:00Z">
        <w:r>
          <w:rPr>
            <w:rFonts w:ascii="Arial" w:hAnsi="Arial" w:cs="Arial"/>
          </w:rPr>
          <w:t xml:space="preserve">support contracts </w:t>
        </w:r>
      </w:ins>
      <w:ins w:id="1826" w:author="Gassmere, Dawn E" w:date="2016-11-15T14:48:00Z">
        <w:r w:rsidR="00650831">
          <w:rPr>
            <w:rFonts w:ascii="Arial" w:hAnsi="Arial" w:cs="Arial"/>
          </w:rPr>
          <w:t xml:space="preserve">and partnerships </w:t>
        </w:r>
      </w:ins>
      <w:ins w:id="1827" w:author="Stephanie Miller" w:date="2016-11-11T16:48:00Z">
        <w:del w:id="1828" w:author="Gassmere, Dawn E" w:date="2016-11-15T14:48:00Z">
          <w:r w:rsidDel="00650831">
            <w:rPr>
              <w:rFonts w:ascii="Arial" w:hAnsi="Arial" w:cs="Arial"/>
            </w:rPr>
            <w:delText xml:space="preserve">we have with </w:delText>
          </w:r>
        </w:del>
        <w:del w:id="1829" w:author="Gassmere, Dawn E" w:date="2016-11-15T14:49:00Z">
          <w:r w:rsidDel="00650831">
            <w:rPr>
              <w:rFonts w:ascii="Arial" w:hAnsi="Arial" w:cs="Arial"/>
            </w:rPr>
            <w:delText>partners</w:delText>
          </w:r>
        </w:del>
        <w:r>
          <w:rPr>
            <w:rFonts w:ascii="Arial" w:hAnsi="Arial" w:cs="Arial"/>
          </w:rPr>
          <w:t xml:space="preserve"> (such as Infosys, </w:t>
        </w:r>
      </w:ins>
      <w:ins w:id="1830" w:author="Gassmere, Dawn E" w:date="2016-11-15T14:49:00Z">
        <w:r w:rsidR="00650831">
          <w:rPr>
            <w:rFonts w:ascii="Arial" w:hAnsi="Arial" w:cs="Arial"/>
          </w:rPr>
          <w:t xml:space="preserve">HCL, </w:t>
        </w:r>
      </w:ins>
      <w:ins w:id="1831" w:author="Gassmere, Dawn E" w:date="2016-11-15T14:48:00Z">
        <w:r w:rsidR="00650831">
          <w:rPr>
            <w:rFonts w:ascii="Arial" w:hAnsi="Arial" w:cs="Arial"/>
          </w:rPr>
          <w:t>HP</w:t>
        </w:r>
      </w:ins>
      <w:ins w:id="1832" w:author="Stephanie Miller" w:date="2016-11-11T16:48:00Z">
        <w:del w:id="1833" w:author="Gassmere, Dawn E" w:date="2016-11-15T14:48:00Z">
          <w:r w:rsidDel="00650831">
            <w:rPr>
              <w:rFonts w:ascii="Arial" w:hAnsi="Arial" w:cs="Arial"/>
            </w:rPr>
            <w:delText>hp</w:delText>
          </w:r>
        </w:del>
        <w:r>
          <w:rPr>
            <w:rFonts w:ascii="Arial" w:hAnsi="Arial" w:cs="Arial"/>
          </w:rPr>
          <w:t xml:space="preserve"> and others)</w:t>
        </w:r>
        <w:del w:id="1834" w:author="Gassmere, Dawn E" w:date="2016-11-15T14:49:00Z">
          <w:r w:rsidDel="00650831">
            <w:rPr>
              <w:rFonts w:ascii="Arial" w:hAnsi="Arial" w:cs="Arial"/>
            </w:rPr>
            <w:delText xml:space="preserve"> </w:delText>
          </w:r>
        </w:del>
      </w:ins>
      <w:ins w:id="1835" w:author="Stephanie Miller" w:date="2016-11-11T16:49:00Z">
        <w:del w:id="1836" w:author="Gassmere, Dawn E" w:date="2016-11-15T14:49:00Z">
          <w:r w:rsidDel="00650831">
            <w:rPr>
              <w:rFonts w:ascii="Arial" w:hAnsi="Arial" w:cs="Arial"/>
            </w:rPr>
            <w:delText xml:space="preserve">and </w:delText>
          </w:r>
        </w:del>
      </w:ins>
      <w:ins w:id="1837" w:author="Stephanie Miller" w:date="2016-11-14T15:26:00Z">
        <w:del w:id="1838" w:author="Gassmere, Dawn E" w:date="2016-11-15T14:49:00Z">
          <w:r w:rsidR="0056188F" w:rsidDel="00650831">
            <w:rPr>
              <w:rFonts w:ascii="Arial" w:hAnsi="Arial" w:cs="Arial"/>
            </w:rPr>
            <w:delText xml:space="preserve">partner with business engagement teams to </w:delText>
          </w:r>
        </w:del>
      </w:ins>
      <w:ins w:id="1839" w:author="Stephanie Miller" w:date="2016-11-11T16:53:00Z">
        <w:del w:id="1840" w:author="Gassmere, Dawn E" w:date="2016-11-15T14:49:00Z">
          <w:r w:rsidR="007870A3" w:rsidDel="00650831">
            <w:rPr>
              <w:rFonts w:ascii="Arial" w:hAnsi="Arial" w:cs="Arial"/>
            </w:rPr>
            <w:delText>drive</w:delText>
          </w:r>
        </w:del>
      </w:ins>
      <w:ins w:id="1841" w:author="Stephanie Miller" w:date="2016-11-11T16:49:00Z">
        <w:del w:id="1842" w:author="Gassmere, Dawn E" w:date="2016-11-15T14:49:00Z">
          <w:r w:rsidR="007870A3" w:rsidDel="00650831">
            <w:rPr>
              <w:rFonts w:ascii="Arial" w:hAnsi="Arial" w:cs="Arial"/>
            </w:rPr>
            <w:delText xml:space="preserve"> </w:delText>
          </w:r>
          <w:r w:rsidDel="00650831">
            <w:rPr>
              <w:rFonts w:ascii="Arial" w:hAnsi="Arial" w:cs="Arial"/>
            </w:rPr>
            <w:delText>operational excellence once projects are live</w:delText>
          </w:r>
        </w:del>
        <w:r>
          <w:rPr>
            <w:rFonts w:ascii="Arial" w:hAnsi="Arial" w:cs="Arial"/>
          </w:rPr>
          <w:t xml:space="preserve">. </w:t>
        </w:r>
        <w:del w:id="1843" w:author="Gassmere, Dawn E" w:date="2016-11-15T14:49:00Z">
          <w:r w:rsidDel="00650831">
            <w:rPr>
              <w:rFonts w:ascii="Arial" w:hAnsi="Arial" w:cs="Arial"/>
            </w:rPr>
            <w:delText>These teams also run our infrastructure operations</w:delText>
          </w:r>
        </w:del>
      </w:ins>
      <w:ins w:id="1844" w:author="Stephanie Miller" w:date="2016-11-11T16:48:00Z">
        <w:del w:id="1845" w:author="Gassmere, Dawn E" w:date="2016-11-15T14:49:00Z">
          <w:r w:rsidDel="00650831">
            <w:rPr>
              <w:rFonts w:ascii="Arial" w:hAnsi="Arial" w:cs="Arial"/>
            </w:rPr>
            <w:delText xml:space="preserve"> such as network and hosting.</w:delText>
          </w:r>
        </w:del>
      </w:ins>
    </w:p>
    <w:p w14:paraId="6174ACE5" w14:textId="77777777" w:rsidR="00D74E9A" w:rsidDel="00AC58EF" w:rsidRDefault="00277814" w:rsidP="00D74E9A">
      <w:pPr>
        <w:rPr>
          <w:del w:id="1846" w:author="Stephanie Miller" w:date="2016-11-11T16:48:00Z"/>
          <w:rFonts w:ascii="Arial" w:hAnsi="Arial" w:cs="Arial"/>
        </w:rPr>
      </w:pPr>
      <w:del w:id="1847" w:author="Stephanie Miller" w:date="2016-11-11T16:48:00Z">
        <w:r w:rsidDel="00AC58EF">
          <w:rPr>
            <w:rFonts w:ascii="Arial" w:hAnsi="Arial" w:cs="Arial"/>
          </w:rPr>
          <w:delText>Now, this is where our value really matters. Once the solution</w:delText>
        </w:r>
      </w:del>
      <w:ins w:id="1848" w:author="Woolley, Lorraine" w:date="2016-11-09T14:05:00Z">
        <w:del w:id="1849" w:author="Stephanie Miller" w:date="2016-11-11T16:48:00Z">
          <w:r w:rsidR="002B376C" w:rsidDel="00AC58EF">
            <w:rPr>
              <w:rFonts w:ascii="Arial" w:hAnsi="Arial" w:cs="Arial"/>
            </w:rPr>
            <w:delText>/process</w:delText>
          </w:r>
        </w:del>
      </w:ins>
      <w:del w:id="1850" w:author="Stephanie Miller" w:date="2016-11-11T16:48:00Z">
        <w:r w:rsidDel="00AC58EF">
          <w:rPr>
            <w:rFonts w:ascii="Arial" w:hAnsi="Arial" w:cs="Arial"/>
          </w:rPr>
          <w:delText xml:space="preserve"> has been implemented, we do not walk away. We Apply and sustain the solution – which means making it work and keep working for the future. </w:delText>
        </w:r>
      </w:del>
    </w:p>
    <w:p w14:paraId="5419A694" w14:textId="77777777" w:rsidR="00277814" w:rsidDel="00AC58EF" w:rsidRDefault="00277814" w:rsidP="00D74E9A">
      <w:pPr>
        <w:rPr>
          <w:del w:id="1851" w:author="Stephanie Miller" w:date="2016-11-11T16:48:00Z"/>
          <w:rFonts w:ascii="Arial" w:hAnsi="Arial" w:cs="Arial"/>
        </w:rPr>
      </w:pPr>
    </w:p>
    <w:p w14:paraId="7718705A" w14:textId="77777777" w:rsidR="00277814" w:rsidRPr="003C226E" w:rsidDel="00AC58EF" w:rsidRDefault="00277814" w:rsidP="00D74E9A">
      <w:pPr>
        <w:rPr>
          <w:del w:id="1852" w:author="Stephanie Miller" w:date="2016-11-11T16:48:00Z"/>
          <w:rFonts w:ascii="Arial" w:hAnsi="Arial" w:cs="Arial"/>
        </w:rPr>
      </w:pPr>
      <w:del w:id="1853" w:author="Stephanie Miller" w:date="2016-11-11T16:48:00Z">
        <w:r w:rsidDel="00AC58EF">
          <w:rPr>
            <w:rFonts w:ascii="Arial" w:hAnsi="Arial" w:cs="Arial"/>
          </w:rPr>
          <w:delText xml:space="preserve">Then we Leverage and improve. A solution should always work hard for MDLZ – which is why we strive to leverage the best from everything we do, and continue to improve as the world changes. </w:delText>
        </w:r>
      </w:del>
    </w:p>
    <w:p w14:paraId="7F9B1ECF" w14:textId="77777777" w:rsidR="00D74E9A" w:rsidRPr="003C226E" w:rsidRDefault="00D74E9A" w:rsidP="00D74E9A">
      <w:pPr>
        <w:rPr>
          <w:rFonts w:ascii="Arial" w:hAnsi="Arial" w:cs="Arial"/>
          <w:u w:val="single"/>
        </w:rPr>
      </w:pPr>
    </w:p>
    <w:p w14:paraId="7CF9DD9D" w14:textId="77777777" w:rsidR="00476AF0" w:rsidRPr="003C226E" w:rsidRDefault="00476AF0" w:rsidP="00476AF0">
      <w:pPr>
        <w:pStyle w:val="Heading2"/>
        <w:rPr>
          <w:rFonts w:ascii="Arial" w:hAnsi="Arial" w:cs="Arial"/>
          <w:color w:val="FFFFFF"/>
        </w:rPr>
      </w:pPr>
      <w:bookmarkStart w:id="1854" w:name="_Toc466647030"/>
      <w:r w:rsidRPr="003C226E">
        <w:rPr>
          <w:rFonts w:ascii="Arial" w:hAnsi="Arial" w:cs="Arial"/>
        </w:rPr>
        <w:lastRenderedPageBreak/>
        <w:t xml:space="preserve">SCREEN </w:t>
      </w:r>
      <w:r w:rsidR="008B0B71">
        <w:rPr>
          <w:rFonts w:ascii="Arial" w:hAnsi="Arial" w:cs="Arial"/>
          <w:color w:val="FFFFFF"/>
        </w:rPr>
        <w:t>03_18</w:t>
      </w:r>
      <w:r w:rsidRPr="003C226E">
        <w:rPr>
          <w:rFonts w:ascii="Arial" w:hAnsi="Arial" w:cs="Arial"/>
          <w:color w:val="FFFFFF"/>
        </w:rPr>
        <w:t>0</w:t>
      </w:r>
      <w:bookmarkEnd w:id="1854"/>
    </w:p>
    <w:p w14:paraId="18B7B7F7" w14:textId="77777777" w:rsidR="00476AF0" w:rsidRPr="003C226E" w:rsidRDefault="00476AF0" w:rsidP="00476AF0">
      <w:pPr>
        <w:pStyle w:val="BW-screentype"/>
        <w:rPr>
          <w:rFonts w:ascii="Arial" w:hAnsi="Arial" w:cs="Arial"/>
        </w:rPr>
      </w:pPr>
      <w:r w:rsidRPr="003C226E">
        <w:rPr>
          <w:rFonts w:ascii="Arial" w:hAnsi="Arial" w:cs="Arial"/>
        </w:rPr>
        <w:t xml:space="preserve">SCREEN TYPE </w:t>
      </w:r>
      <w:r>
        <w:rPr>
          <w:rFonts w:ascii="Arial" w:hAnsi="Arial" w:cs="Arial"/>
          <w:sz w:val="20"/>
          <w:szCs w:val="20"/>
        </w:rPr>
        <w:t>Text and graphic</w:t>
      </w:r>
    </w:p>
    <w:p w14:paraId="5B192FCF" w14:textId="77777777" w:rsidR="00476AF0" w:rsidRPr="003C226E" w:rsidRDefault="00476AF0" w:rsidP="00476AF0">
      <w:pPr>
        <w:rPr>
          <w:rFonts w:ascii="Arial" w:hAnsi="Arial" w:cs="Arial"/>
          <w:b/>
          <w:u w:val="single"/>
        </w:rPr>
      </w:pPr>
    </w:p>
    <w:p w14:paraId="704BF110" w14:textId="77777777" w:rsidR="00476AF0" w:rsidRPr="003C226E" w:rsidRDefault="00476AF0" w:rsidP="00476AF0">
      <w:pPr>
        <w:rPr>
          <w:rFonts w:ascii="Arial" w:hAnsi="Arial" w:cs="Arial"/>
          <w:b/>
          <w:u w:val="single"/>
        </w:rPr>
      </w:pPr>
      <w:r w:rsidRPr="003C226E">
        <w:rPr>
          <w:rFonts w:ascii="Arial" w:hAnsi="Arial" w:cs="Arial"/>
          <w:b/>
          <w:u w:val="single"/>
        </w:rPr>
        <w:t>DESCRIPTION</w:t>
      </w:r>
    </w:p>
    <w:p w14:paraId="2C6BDCFD" w14:textId="77777777" w:rsidR="00476AF0" w:rsidRPr="003C226E" w:rsidRDefault="00476AF0" w:rsidP="00476AF0">
      <w:pPr>
        <w:rPr>
          <w:rFonts w:ascii="Arial" w:hAnsi="Arial" w:cs="Arial"/>
        </w:rPr>
      </w:pPr>
      <w:r w:rsidRPr="003C226E">
        <w:rPr>
          <w:rFonts w:ascii="Arial" w:hAnsi="Arial" w:cs="Arial"/>
        </w:rPr>
        <w:t>This screen presents information, sometimes with an illustrative graphic/image, and sometimes with typography, such as a pull-quote. There are no learning instructions or interactions. The layout of text and image will vary based on the requirements of the content.</w:t>
      </w:r>
    </w:p>
    <w:p w14:paraId="41099839" w14:textId="77777777" w:rsidR="00476AF0" w:rsidRPr="003C226E" w:rsidRDefault="00476AF0" w:rsidP="00476AF0">
      <w:pPr>
        <w:rPr>
          <w:rFonts w:ascii="Arial" w:hAnsi="Arial" w:cs="Arial"/>
        </w:rPr>
      </w:pPr>
    </w:p>
    <w:p w14:paraId="28219308" w14:textId="77777777" w:rsidR="00476AF0" w:rsidRPr="003C226E" w:rsidRDefault="00476AF0" w:rsidP="00476AF0">
      <w:pPr>
        <w:rPr>
          <w:rFonts w:ascii="Arial" w:hAnsi="Arial" w:cs="Arial"/>
        </w:rPr>
      </w:pPr>
      <w:r>
        <w:rPr>
          <w:rFonts w:ascii="Arial" w:hAnsi="Arial" w:cs="Arial"/>
        </w:rPr>
        <w:t xml:space="preserve">A long line of MDLZ professionals and partners from a variety of backgrounds – wearing high-vis, suits, retail uniforms, logistics uniforms, </w:t>
      </w:r>
      <w:r w:rsidR="008B0B71">
        <w:rPr>
          <w:rFonts w:ascii="Arial" w:hAnsi="Arial" w:cs="Arial"/>
        </w:rPr>
        <w:t xml:space="preserve">lab coats – the full range of the MDLZ working world – they thank you for learning about ITS. </w:t>
      </w:r>
    </w:p>
    <w:p w14:paraId="2B1268F5" w14:textId="77777777" w:rsidR="00476AF0" w:rsidRPr="003C226E" w:rsidRDefault="00476AF0" w:rsidP="00476AF0">
      <w:pPr>
        <w:rPr>
          <w:rFonts w:ascii="Arial" w:hAnsi="Arial" w:cs="Arial"/>
        </w:rPr>
      </w:pPr>
    </w:p>
    <w:p w14:paraId="7C514AAE" w14:textId="77777777" w:rsidR="00476AF0" w:rsidRPr="00826DF1" w:rsidRDefault="00476AF0" w:rsidP="00476AF0">
      <w:pPr>
        <w:rPr>
          <w:rFonts w:ascii="Arial" w:hAnsi="Arial" w:cs="Arial"/>
          <w:b/>
          <w:u w:val="single"/>
        </w:rPr>
      </w:pPr>
      <w:r w:rsidRPr="00826DF1">
        <w:rPr>
          <w:rFonts w:ascii="Arial" w:hAnsi="Arial" w:cs="Arial"/>
          <w:b/>
          <w:u w:val="single"/>
        </w:rPr>
        <w:t>IMAGE</w:t>
      </w:r>
      <w:r w:rsidRPr="00826DF1">
        <w:rPr>
          <w:rFonts w:ascii="Arial" w:hAnsi="Arial" w:cs="Arial"/>
          <w:b/>
          <w:color w:val="808080"/>
        </w:rPr>
        <w:t xml:space="preserve"> [Delete if using typography]</w:t>
      </w:r>
    </w:p>
    <w:p w14:paraId="55AAE095" w14:textId="77777777" w:rsidR="008B0B71" w:rsidRPr="003C226E" w:rsidRDefault="008B0B71" w:rsidP="008B0B71">
      <w:pPr>
        <w:rPr>
          <w:rFonts w:ascii="Arial" w:hAnsi="Arial" w:cs="Arial"/>
        </w:rPr>
      </w:pPr>
      <w:r>
        <w:rPr>
          <w:rFonts w:ascii="Arial" w:hAnsi="Arial" w:cs="Arial"/>
        </w:rPr>
        <w:t xml:space="preserve">A long line of MDLZ professionals and partners from a variety of backgrounds – wearing high-vis, suits, retail uniforms, logistics uniforms, lab coats – the full range of the MDLZ working world – they thank you for learning about ITS. </w:t>
      </w:r>
    </w:p>
    <w:p w14:paraId="17769936" w14:textId="77777777" w:rsidR="00476AF0" w:rsidRPr="003C226E" w:rsidRDefault="00476AF0" w:rsidP="00476AF0">
      <w:pPr>
        <w:rPr>
          <w:rFonts w:ascii="Arial" w:hAnsi="Arial" w:cs="Arial"/>
          <w:szCs w:val="20"/>
          <w:highlight w:val="green"/>
        </w:rPr>
      </w:pPr>
    </w:p>
    <w:p w14:paraId="3BE0615E" w14:textId="77777777" w:rsidR="00476AF0" w:rsidRPr="003C226E" w:rsidRDefault="00476AF0" w:rsidP="00476AF0">
      <w:pPr>
        <w:rPr>
          <w:rFonts w:ascii="Arial" w:hAnsi="Arial" w:cs="Arial"/>
          <w:b/>
          <w:szCs w:val="20"/>
          <w:u w:val="single"/>
        </w:rPr>
      </w:pPr>
    </w:p>
    <w:p w14:paraId="2A042832" w14:textId="77777777" w:rsidR="00476AF0" w:rsidRPr="003C226E" w:rsidRDefault="00476AF0" w:rsidP="00476AF0">
      <w:pPr>
        <w:rPr>
          <w:rFonts w:ascii="Arial" w:hAnsi="Arial" w:cs="Arial"/>
          <w:b/>
          <w:szCs w:val="20"/>
          <w:u w:val="single"/>
        </w:rPr>
      </w:pPr>
      <w:r w:rsidRPr="003C226E">
        <w:rPr>
          <w:rFonts w:ascii="Arial" w:hAnsi="Arial" w:cs="Arial"/>
          <w:b/>
          <w:szCs w:val="20"/>
          <w:u w:val="single"/>
        </w:rPr>
        <w:t>BODY TEXT</w:t>
      </w:r>
      <w:r w:rsidRPr="003C226E">
        <w:rPr>
          <w:rFonts w:ascii="Arial" w:hAnsi="Arial" w:cs="Arial"/>
          <w:b/>
          <w:color w:val="808080"/>
          <w:szCs w:val="20"/>
        </w:rPr>
        <w:t xml:space="preserve"> (Max 100 words)</w:t>
      </w:r>
    </w:p>
    <w:p w14:paraId="7C86BFDB" w14:textId="77777777" w:rsidR="00476AF0" w:rsidRPr="003C226E" w:rsidRDefault="008B0B71" w:rsidP="00476AF0">
      <w:pPr>
        <w:rPr>
          <w:rFonts w:ascii="Arial" w:hAnsi="Arial" w:cs="Arial"/>
          <w:szCs w:val="20"/>
        </w:rPr>
      </w:pPr>
      <w:r>
        <w:rPr>
          <w:rFonts w:ascii="Arial" w:hAnsi="Arial" w:cs="Arial"/>
          <w:szCs w:val="20"/>
        </w:rPr>
        <w:t xml:space="preserve">Thank you for learning about ITS and how we work. We hope you enjoyed discovering how we work around the world, and around the clock, to </w:t>
      </w:r>
      <w:r>
        <w:rPr>
          <w:rFonts w:ascii="Arial" w:hAnsi="Arial" w:cs="Arial"/>
          <w:sz w:val="22"/>
          <w:szCs w:val="22"/>
        </w:rPr>
        <w:t>connect our MDLZ world and</w:t>
      </w:r>
      <w:r w:rsidRPr="001C4F42">
        <w:rPr>
          <w:rFonts w:ascii="Arial" w:hAnsi="Arial" w:cs="Arial"/>
          <w:sz w:val="22"/>
          <w:szCs w:val="22"/>
        </w:rPr>
        <w:t xml:space="preserve"> drive sustainable growth</w:t>
      </w:r>
      <w:r>
        <w:rPr>
          <w:rFonts w:ascii="Arial" w:hAnsi="Arial" w:cs="Arial"/>
          <w:sz w:val="22"/>
          <w:szCs w:val="22"/>
        </w:rPr>
        <w:t xml:space="preserve">. </w:t>
      </w:r>
    </w:p>
    <w:p w14:paraId="587B2F84" w14:textId="77777777" w:rsidR="009101B5" w:rsidRDefault="009101B5" w:rsidP="009101B5">
      <w:pPr>
        <w:rPr>
          <w:rFonts w:ascii="Arial" w:hAnsi="Arial" w:cs="Arial"/>
        </w:rPr>
      </w:pPr>
    </w:p>
    <w:p w14:paraId="08DAB7A5" w14:textId="77777777" w:rsidR="008B0B71" w:rsidRDefault="008B0B71" w:rsidP="009101B5">
      <w:pPr>
        <w:rPr>
          <w:rFonts w:ascii="Arial" w:hAnsi="Arial" w:cs="Arial"/>
        </w:rPr>
      </w:pPr>
      <w:r>
        <w:rPr>
          <w:rFonts w:ascii="Arial" w:hAnsi="Arial" w:cs="Arial"/>
        </w:rPr>
        <w:t xml:space="preserve">Remember that wherever you are working, and whatever you do, we are striving to provide solutions that help you. </w:t>
      </w:r>
    </w:p>
    <w:p w14:paraId="49C3DC81" w14:textId="77777777" w:rsidR="008B0B71" w:rsidRDefault="008B0B71" w:rsidP="009101B5">
      <w:pPr>
        <w:rPr>
          <w:rFonts w:ascii="Arial" w:hAnsi="Arial" w:cs="Arial"/>
        </w:rPr>
      </w:pPr>
    </w:p>
    <w:p w14:paraId="79EF171A" w14:textId="5B57A4C0" w:rsidR="008B0B71" w:rsidRDefault="008B0B71" w:rsidP="009101B5">
      <w:pPr>
        <w:rPr>
          <w:rFonts w:ascii="Arial" w:hAnsi="Arial" w:cs="Arial"/>
        </w:rPr>
      </w:pPr>
      <w:r>
        <w:rPr>
          <w:rFonts w:ascii="Arial" w:hAnsi="Arial" w:cs="Arial"/>
        </w:rPr>
        <w:t>Don</w:t>
      </w:r>
      <w:del w:id="1855" w:author="Adam Boothroyd" w:date="2016-11-28T11:34:00Z">
        <w:r w:rsidDel="009857B8">
          <w:rPr>
            <w:rFonts w:ascii="Arial" w:hAnsi="Arial" w:cs="Arial"/>
          </w:rPr>
          <w:delText>’</w:delText>
        </w:r>
      </w:del>
      <w:ins w:id="1856" w:author="Adam Boothroyd" w:date="2016-11-28T11:34:00Z">
        <w:r w:rsidR="009857B8">
          <w:rPr>
            <w:rFonts w:ascii="Arial" w:hAnsi="Arial" w:cs="Arial"/>
          </w:rPr>
          <w:t>'</w:t>
        </w:r>
      </w:ins>
      <w:r>
        <w:rPr>
          <w:rFonts w:ascii="Arial" w:hAnsi="Arial" w:cs="Arial"/>
        </w:rPr>
        <w:t xml:space="preserve">t be a stranger </w:t>
      </w:r>
      <w:r w:rsidR="00550C3A">
        <w:rPr>
          <w:rFonts w:ascii="Arial" w:hAnsi="Arial" w:cs="Arial"/>
          <w:color w:val="222222"/>
          <w:shd w:val="clear" w:color="auto" w:fill="FFFFFF"/>
        </w:rPr>
        <w:t>–</w:t>
      </w:r>
      <w:r>
        <w:rPr>
          <w:rFonts w:ascii="Arial" w:hAnsi="Arial" w:cs="Arial"/>
        </w:rPr>
        <w:t xml:space="preserve"> talk to us about your ideas. Find your ITS partner and discover what new solutions are coming your way. </w:t>
      </w:r>
    </w:p>
    <w:p w14:paraId="64564345" w14:textId="77777777" w:rsidR="008B0B71" w:rsidRDefault="008B0B71" w:rsidP="009101B5">
      <w:pPr>
        <w:rPr>
          <w:rFonts w:ascii="Arial" w:hAnsi="Arial" w:cs="Arial"/>
        </w:rPr>
      </w:pPr>
    </w:p>
    <w:p w14:paraId="5C5F8D99" w14:textId="77777777" w:rsidR="00D10056" w:rsidRDefault="00D10056" w:rsidP="00D10056">
      <w:pPr>
        <w:pStyle w:val="BrightwaveBullet"/>
        <w:numPr>
          <w:ilvl w:val="0"/>
          <w:numId w:val="0"/>
        </w:numPr>
        <w:rPr>
          <w:rFonts w:ascii="Arial" w:hAnsi="Arial" w:cs="Arial"/>
          <w:color w:val="auto"/>
          <w:sz w:val="22"/>
          <w:szCs w:val="22"/>
        </w:rPr>
      </w:pPr>
    </w:p>
    <w:p w14:paraId="58C81720" w14:textId="77777777" w:rsidR="00D10056" w:rsidRPr="00B157CE" w:rsidRDefault="00D10056" w:rsidP="00D10056">
      <w:pPr>
        <w:pStyle w:val="BW-section-head"/>
        <w:rPr>
          <w:lang w:val="en-US"/>
        </w:rPr>
      </w:pPr>
      <w:r w:rsidRPr="00B157CE">
        <w:rPr>
          <w:lang w:val="en-US"/>
        </w:rPr>
        <w:t>FINAL PROMPT</w:t>
      </w:r>
    </w:p>
    <w:p w14:paraId="0F2BF9B9" w14:textId="77777777" w:rsidR="00D10056" w:rsidRPr="00D10056" w:rsidRDefault="00D10056" w:rsidP="00D10056">
      <w:pPr>
        <w:rPr>
          <w:rFonts w:ascii="Arial" w:hAnsi="Arial" w:cs="Arial"/>
          <w:szCs w:val="20"/>
        </w:rPr>
      </w:pPr>
      <w:r w:rsidRPr="00D10056">
        <w:rPr>
          <w:rFonts w:ascii="Arial" w:hAnsi="Arial" w:cs="Arial"/>
          <w:szCs w:val="20"/>
        </w:rPr>
        <w:t>Select the Home icon to return to the menu.</w:t>
      </w:r>
    </w:p>
    <w:p w14:paraId="2517F28B" w14:textId="77777777" w:rsidR="008B0B71" w:rsidRPr="003C226E" w:rsidRDefault="008B0B71" w:rsidP="009101B5">
      <w:pPr>
        <w:rPr>
          <w:rFonts w:ascii="Arial" w:hAnsi="Arial" w:cs="Arial"/>
        </w:rPr>
      </w:pPr>
    </w:p>
    <w:p w14:paraId="22C08B26" w14:textId="77777777" w:rsidR="003D6AD2" w:rsidRPr="003C226E" w:rsidRDefault="003D6AD2" w:rsidP="003D6AD2">
      <w:pPr>
        <w:pStyle w:val="Heading1"/>
        <w:rPr>
          <w:rFonts w:ascii="Arial" w:hAnsi="Arial" w:cs="Arial"/>
        </w:rPr>
      </w:pPr>
      <w:bookmarkStart w:id="1857" w:name="_Toc466647031"/>
      <w:r w:rsidRPr="003C226E">
        <w:rPr>
          <w:rFonts w:ascii="Arial" w:hAnsi="Arial" w:cs="Arial"/>
        </w:rPr>
        <w:lastRenderedPageBreak/>
        <w:t xml:space="preserve">Topic: </w:t>
      </w:r>
      <w:r w:rsidR="00683F2F" w:rsidRPr="003C226E">
        <w:rPr>
          <w:rFonts w:ascii="Arial" w:hAnsi="Arial" w:cs="Arial"/>
        </w:rPr>
        <w:t>Resources r</w:t>
      </w:r>
      <w:r w:rsidRPr="003C226E">
        <w:rPr>
          <w:rFonts w:ascii="Arial" w:hAnsi="Arial" w:cs="Arial"/>
        </w:rPr>
        <w:t>oom</w:t>
      </w:r>
      <w:bookmarkEnd w:id="1857"/>
    </w:p>
    <w:p w14:paraId="4FA703AD" w14:textId="77777777" w:rsidR="003D6AD2" w:rsidRPr="003C226E" w:rsidRDefault="003D6AD2" w:rsidP="003D6AD2">
      <w:pPr>
        <w:rPr>
          <w:rFonts w:ascii="Arial" w:hAnsi="Arial" w:cs="Arial"/>
        </w:rPr>
      </w:pPr>
    </w:p>
    <w:p w14:paraId="5544D9A4" w14:textId="77777777" w:rsidR="00683F2F" w:rsidRPr="003C226E" w:rsidRDefault="00683F2F" w:rsidP="00683F2F">
      <w:pPr>
        <w:rPr>
          <w:rFonts w:ascii="Arial" w:hAnsi="Arial" w:cs="Arial"/>
          <w:b/>
          <w:u w:val="single"/>
        </w:rPr>
      </w:pPr>
      <w:r w:rsidRPr="003C226E">
        <w:rPr>
          <w:rFonts w:ascii="Arial" w:hAnsi="Arial" w:cs="Arial"/>
          <w:b/>
          <w:u w:val="single"/>
        </w:rPr>
        <w:t>DESCRIPTION</w:t>
      </w:r>
    </w:p>
    <w:p w14:paraId="4D5E4198" w14:textId="77777777" w:rsidR="002B581E" w:rsidRPr="003C226E" w:rsidRDefault="00683F2F" w:rsidP="00683F2F">
      <w:pPr>
        <w:rPr>
          <w:rFonts w:ascii="Arial" w:hAnsi="Arial" w:cs="Arial"/>
        </w:rPr>
      </w:pPr>
      <w:r w:rsidRPr="003C226E">
        <w:rPr>
          <w:rFonts w:ascii="Arial" w:hAnsi="Arial" w:cs="Arial"/>
        </w:rPr>
        <w:t>The Resources room is a visual catalogue of useful resources related to the function described in this module. Resources</w:t>
      </w:r>
      <w:r w:rsidR="002B581E" w:rsidRPr="003C226E">
        <w:rPr>
          <w:rFonts w:ascii="Arial" w:hAnsi="Arial" w:cs="Arial"/>
        </w:rPr>
        <w:t xml:space="preserve"> can be filtered by type:</w:t>
      </w:r>
    </w:p>
    <w:p w14:paraId="340735F7" w14:textId="77777777" w:rsidR="002B581E" w:rsidRPr="003C226E" w:rsidRDefault="002B581E" w:rsidP="00683F2F">
      <w:pPr>
        <w:rPr>
          <w:rFonts w:ascii="Arial" w:hAnsi="Arial" w:cs="Arial"/>
        </w:rPr>
      </w:pPr>
    </w:p>
    <w:p w14:paraId="13AE2517" w14:textId="77777777" w:rsidR="002B581E" w:rsidRPr="003C226E" w:rsidRDefault="002B581E" w:rsidP="002B581E">
      <w:pPr>
        <w:numPr>
          <w:ilvl w:val="0"/>
          <w:numId w:val="2"/>
        </w:numPr>
        <w:rPr>
          <w:rFonts w:ascii="Arial" w:hAnsi="Arial" w:cs="Arial"/>
        </w:rPr>
      </w:pPr>
      <w:r w:rsidRPr="003C226E">
        <w:rPr>
          <w:rFonts w:ascii="Arial" w:hAnsi="Arial" w:cs="Arial"/>
        </w:rPr>
        <w:t>Watch (videos)</w:t>
      </w:r>
    </w:p>
    <w:p w14:paraId="1AD1AD76" w14:textId="77777777" w:rsidR="002B581E" w:rsidRPr="003C226E" w:rsidRDefault="002B581E" w:rsidP="002B581E">
      <w:pPr>
        <w:numPr>
          <w:ilvl w:val="0"/>
          <w:numId w:val="2"/>
        </w:numPr>
        <w:rPr>
          <w:rFonts w:ascii="Arial" w:hAnsi="Arial" w:cs="Arial"/>
        </w:rPr>
      </w:pPr>
      <w:r w:rsidRPr="003C226E">
        <w:rPr>
          <w:rFonts w:ascii="Arial" w:hAnsi="Arial" w:cs="Arial"/>
        </w:rPr>
        <w:t>Learn (e-learning)</w:t>
      </w:r>
    </w:p>
    <w:p w14:paraId="78F853FE" w14:textId="77777777" w:rsidR="002B581E" w:rsidRPr="003C226E" w:rsidRDefault="002B581E" w:rsidP="002B581E">
      <w:pPr>
        <w:numPr>
          <w:ilvl w:val="0"/>
          <w:numId w:val="2"/>
        </w:numPr>
        <w:rPr>
          <w:rFonts w:ascii="Arial" w:hAnsi="Arial" w:cs="Arial"/>
        </w:rPr>
      </w:pPr>
      <w:r w:rsidRPr="003C226E">
        <w:rPr>
          <w:rFonts w:ascii="Arial" w:hAnsi="Arial" w:cs="Arial"/>
        </w:rPr>
        <w:t>Read (PDFs)</w:t>
      </w:r>
    </w:p>
    <w:p w14:paraId="69BB2617" w14:textId="77777777" w:rsidR="002B581E" w:rsidRPr="003C226E" w:rsidRDefault="002B581E" w:rsidP="002B581E">
      <w:pPr>
        <w:numPr>
          <w:ilvl w:val="0"/>
          <w:numId w:val="2"/>
        </w:numPr>
        <w:rPr>
          <w:rFonts w:ascii="Arial" w:hAnsi="Arial" w:cs="Arial"/>
        </w:rPr>
      </w:pPr>
      <w:r w:rsidRPr="003C226E">
        <w:rPr>
          <w:rFonts w:ascii="Arial" w:hAnsi="Arial" w:cs="Arial"/>
        </w:rPr>
        <w:t xml:space="preserve">Visit (Intranet pages and external websites) </w:t>
      </w:r>
    </w:p>
    <w:p w14:paraId="4BB13312" w14:textId="77777777" w:rsidR="002B581E" w:rsidRPr="003C226E" w:rsidRDefault="002B581E" w:rsidP="00683F2F">
      <w:pPr>
        <w:rPr>
          <w:rFonts w:ascii="Arial" w:hAnsi="Arial" w:cs="Arial"/>
        </w:rPr>
      </w:pPr>
    </w:p>
    <w:p w14:paraId="680116E6" w14:textId="77777777" w:rsidR="00683F2F" w:rsidRPr="003C226E" w:rsidRDefault="00683F2F" w:rsidP="00683F2F">
      <w:pPr>
        <w:rPr>
          <w:rFonts w:ascii="Arial" w:hAnsi="Arial" w:cs="Arial"/>
        </w:rPr>
      </w:pPr>
      <w:r w:rsidRPr="003C226E">
        <w:rPr>
          <w:rFonts w:ascii="Arial" w:hAnsi="Arial" w:cs="Arial"/>
        </w:rPr>
        <w:t xml:space="preserve">Up to four most recently visited resources will be collected </w:t>
      </w:r>
      <w:r w:rsidR="002B581E" w:rsidRPr="003C226E">
        <w:rPr>
          <w:rFonts w:ascii="Arial" w:hAnsi="Arial" w:cs="Arial"/>
        </w:rPr>
        <w:t>in a personal section (My list) so they can be found again easily.</w:t>
      </w:r>
    </w:p>
    <w:p w14:paraId="0CD85BD6" w14:textId="77777777" w:rsidR="002B581E" w:rsidRPr="003C226E" w:rsidRDefault="002B581E" w:rsidP="00683F2F">
      <w:pPr>
        <w:rPr>
          <w:rFonts w:ascii="Arial" w:hAnsi="Arial" w:cs="Arial"/>
        </w:rPr>
      </w:pPr>
    </w:p>
    <w:p w14:paraId="6347D1E5" w14:textId="77777777" w:rsidR="002B581E" w:rsidRPr="00FF6867" w:rsidRDefault="002B581E" w:rsidP="00683F2F">
      <w:pPr>
        <w:rPr>
          <w:rFonts w:ascii="Arial" w:hAnsi="Arial" w:cs="Arial"/>
          <w:b/>
          <w:u w:val="single"/>
        </w:rPr>
      </w:pPr>
      <w:commentRangeStart w:id="1858"/>
      <w:r w:rsidRPr="00FF6867">
        <w:rPr>
          <w:rFonts w:ascii="Arial" w:hAnsi="Arial" w:cs="Arial"/>
          <w:b/>
          <w:u w:val="single"/>
        </w:rPr>
        <w:t>RESOURCE 1 TYPE</w:t>
      </w:r>
      <w:commentRangeEnd w:id="1858"/>
      <w:r w:rsidR="00FF6867">
        <w:rPr>
          <w:rStyle w:val="CommentReference"/>
        </w:rPr>
        <w:commentReference w:id="1858"/>
      </w:r>
    </w:p>
    <w:p w14:paraId="19029A8D" w14:textId="13EFD7A3" w:rsidR="00C61B27" w:rsidRDefault="002B581E" w:rsidP="00683F2F">
      <w:pPr>
        <w:rPr>
          <w:ins w:id="1859" w:author="Miller, Stephanie L" w:date="2016-11-07T16:47:00Z"/>
          <w:rFonts w:ascii="Arial" w:hAnsi="Arial" w:cs="Arial"/>
        </w:rPr>
      </w:pPr>
      <w:r w:rsidRPr="00FF6867">
        <w:rPr>
          <w:rFonts w:ascii="Arial" w:hAnsi="Arial" w:cs="Arial"/>
        </w:rPr>
        <w:t>Watch | Learn | Read | Visit (delete as applicable)</w:t>
      </w:r>
    </w:p>
    <w:p w14:paraId="6428B23B" w14:textId="77777777" w:rsidR="00A15ECC" w:rsidRDefault="00A15ECC" w:rsidP="00683F2F">
      <w:pPr>
        <w:rPr>
          <w:ins w:id="1860" w:author="Miller, Stephanie L" w:date="2016-11-07T16:47:00Z"/>
          <w:rFonts w:ascii="Arial" w:hAnsi="Arial" w:cs="Arial"/>
        </w:rPr>
      </w:pPr>
    </w:p>
    <w:p w14:paraId="51A99247" w14:textId="77777777" w:rsidR="00930AF7" w:rsidRDefault="00AC58EF" w:rsidP="00683F2F">
      <w:pPr>
        <w:rPr>
          <w:ins w:id="1861" w:author="Ben  Pester" w:date="2016-11-29T12:22:00Z"/>
          <w:rFonts w:ascii="Arial" w:hAnsi="Arial" w:cs="Arial"/>
        </w:rPr>
      </w:pPr>
      <w:proofErr w:type="gramStart"/>
      <w:ins w:id="1862" w:author="Stephanie Miller" w:date="2016-11-11T16:43:00Z">
        <w:r>
          <w:rPr>
            <w:rFonts w:ascii="Arial" w:hAnsi="Arial" w:cs="Arial"/>
          </w:rPr>
          <w:t>ITS</w:t>
        </w:r>
        <w:proofErr w:type="gramEnd"/>
        <w:r>
          <w:rPr>
            <w:rFonts w:ascii="Arial" w:hAnsi="Arial" w:cs="Arial"/>
          </w:rPr>
          <w:t xml:space="preserve"> </w:t>
        </w:r>
      </w:ins>
      <w:ins w:id="1863" w:author="Miller, Stephanie L" w:date="2016-11-07T16:47:00Z">
        <w:r w:rsidR="00A15ECC">
          <w:rPr>
            <w:rFonts w:ascii="Arial" w:hAnsi="Arial" w:cs="Arial"/>
          </w:rPr>
          <w:t xml:space="preserve">Intranet: </w:t>
        </w:r>
      </w:ins>
      <w:ins w:id="1864" w:author="Stephanie Miller" w:date="2016-11-11T16:42:00Z">
        <w:r>
          <w:rPr>
            <w:rFonts w:ascii="Arial" w:hAnsi="Arial" w:cs="Arial"/>
          </w:rPr>
          <w:fldChar w:fldCharType="begin"/>
        </w:r>
        <w:r>
          <w:rPr>
            <w:rFonts w:ascii="Arial" w:hAnsi="Arial" w:cs="Arial"/>
          </w:rPr>
          <w:instrText xml:space="preserve"> HYPERLINK "</w:instrText>
        </w:r>
      </w:ins>
      <w:ins w:id="1865" w:author="Miller, Stephanie L" w:date="2016-11-07T16:48:00Z">
        <w:r w:rsidRPr="00A15ECC">
          <w:rPr>
            <w:rFonts w:ascii="Arial" w:hAnsi="Arial" w:cs="Arial"/>
          </w:rPr>
          <w:instrText>https://intranet.mdlz.com/sites/informationsystems</w:instrText>
        </w:r>
      </w:ins>
      <w:ins w:id="1866" w:author="Stephanie Miller" w:date="2016-11-11T16:42:00Z">
        <w:r>
          <w:rPr>
            <w:rFonts w:ascii="Arial" w:hAnsi="Arial" w:cs="Arial"/>
          </w:rPr>
          <w:instrText xml:space="preserve">" </w:instrText>
        </w:r>
        <w:r>
          <w:rPr>
            <w:rFonts w:ascii="Arial" w:hAnsi="Arial" w:cs="Arial"/>
          </w:rPr>
          <w:fldChar w:fldCharType="separate"/>
        </w:r>
      </w:ins>
      <w:ins w:id="1867" w:author="Miller, Stephanie L" w:date="2016-11-07T16:48:00Z">
        <w:r w:rsidRPr="00EE56AC">
          <w:rPr>
            <w:rStyle w:val="Hyperlink"/>
            <w:rFonts w:ascii="Arial" w:hAnsi="Arial" w:cs="Arial"/>
          </w:rPr>
          <w:t>https://intranet.mdlz.com/sites/informationsystems</w:t>
        </w:r>
      </w:ins>
      <w:ins w:id="1868" w:author="Stephanie Miller" w:date="2016-11-11T16:42:00Z">
        <w:r>
          <w:rPr>
            <w:rFonts w:ascii="Arial" w:hAnsi="Arial" w:cs="Arial"/>
          </w:rPr>
          <w:fldChar w:fldCharType="end"/>
        </w:r>
      </w:ins>
      <w:ins w:id="1869" w:author="Ben  Pester" w:date="2016-11-29T12:22:00Z">
        <w:r w:rsidR="00930AF7">
          <w:rPr>
            <w:rFonts w:ascii="Arial" w:hAnsi="Arial" w:cs="Arial"/>
          </w:rPr>
          <w:t xml:space="preserve"> </w:t>
        </w:r>
      </w:ins>
    </w:p>
    <w:p w14:paraId="084A6A69" w14:textId="1FFFC300" w:rsidR="00BD62E7" w:rsidRDefault="00930AF7" w:rsidP="00683F2F">
      <w:pPr>
        <w:rPr>
          <w:ins w:id="1870" w:author="Ben  Pester" w:date="2016-11-29T12:30:00Z"/>
          <w:rFonts w:ascii="Arial" w:hAnsi="Arial" w:cs="Arial"/>
        </w:rPr>
      </w:pPr>
      <w:ins w:id="1871" w:author="Ben  Pester" w:date="2016-11-29T12:22:00Z">
        <w:r>
          <w:rPr>
            <w:rFonts w:ascii="Arial" w:hAnsi="Arial" w:cs="Arial"/>
          </w:rPr>
          <w:t xml:space="preserve">THUMBNAIL: </w:t>
        </w:r>
      </w:ins>
      <w:ins w:id="1872" w:author="Ben  Pester" w:date="2016-11-29T12:37:00Z">
        <w:r w:rsidR="00C61B27">
          <w:rPr>
            <w:rFonts w:ascii="Arial" w:hAnsi="Arial" w:cs="Arial"/>
          </w:rPr>
          <w:t xml:space="preserve">Burst </w:t>
        </w:r>
      </w:ins>
      <w:ins w:id="1873" w:author="Ben  Pester" w:date="2016-11-29T12:38:00Z">
        <w:r w:rsidR="00C61B27">
          <w:rPr>
            <w:rFonts w:ascii="Arial" w:hAnsi="Arial" w:cs="Arial"/>
          </w:rPr>
          <w:t>–</w:t>
        </w:r>
      </w:ins>
      <w:ins w:id="1874" w:author="Ben  Pester" w:date="2016-11-29T12:37:00Z">
        <w:r w:rsidR="00C61B27">
          <w:rPr>
            <w:rFonts w:ascii="Arial" w:hAnsi="Arial" w:cs="Arial"/>
          </w:rPr>
          <w:t xml:space="preserve"> </w:t>
        </w:r>
      </w:ins>
      <w:ins w:id="1875" w:author="Ben  Pester" w:date="2016-11-29T12:38:00Z">
        <w:r w:rsidR="00C61B27">
          <w:rPr>
            <w:rFonts w:ascii="Arial" w:hAnsi="Arial" w:cs="Arial"/>
          </w:rPr>
          <w:t xml:space="preserve">Touch </w:t>
        </w:r>
        <w:proofErr w:type="gramStart"/>
        <w:r w:rsidR="00C61B27">
          <w:rPr>
            <w:rFonts w:ascii="Arial" w:hAnsi="Arial" w:cs="Arial"/>
          </w:rPr>
          <w:t xml:space="preserve">Screen </w:t>
        </w:r>
      </w:ins>
      <w:ins w:id="1876" w:author="Ben  Pester" w:date="2016-11-29T12:22:00Z">
        <w:r>
          <w:rPr>
            <w:rFonts w:ascii="Arial" w:hAnsi="Arial" w:cs="Arial"/>
          </w:rPr>
          <w:t xml:space="preserve"> </w:t>
        </w:r>
      </w:ins>
      <w:ins w:id="1877" w:author="Ben  Pester" w:date="2016-11-29T12:39:00Z">
        <w:r w:rsidR="00C61B27">
          <w:rPr>
            <w:rFonts w:ascii="Arial" w:hAnsi="Arial" w:cs="Arial"/>
          </w:rPr>
          <w:t>(</w:t>
        </w:r>
        <w:proofErr w:type="gramEnd"/>
        <w:r w:rsidR="00C61B27" w:rsidRPr="00C61B27">
          <w:rPr>
            <w:rFonts w:ascii="Arial" w:hAnsi="Arial" w:cs="Arial"/>
          </w:rPr>
          <w:t>Company/Projects/MDL851_BPBT_Landmarks/from_client/content/Module content/04_ITS/ITS images</w:t>
        </w:r>
        <w:r w:rsidR="00C61B27">
          <w:rPr>
            <w:rFonts w:ascii="Arial" w:hAnsi="Arial" w:cs="Arial"/>
          </w:rPr>
          <w:t>)</w:t>
        </w:r>
      </w:ins>
    </w:p>
    <w:p w14:paraId="2DC5AEE0" w14:textId="77777777" w:rsidR="005E7C82" w:rsidRDefault="005E7C82" w:rsidP="00683F2F">
      <w:pPr>
        <w:rPr>
          <w:ins w:id="1878" w:author="Ben  Pester" w:date="2016-11-29T12:26:00Z"/>
          <w:rFonts w:ascii="Arial" w:hAnsi="Arial" w:cs="Arial"/>
        </w:rPr>
      </w:pPr>
    </w:p>
    <w:p w14:paraId="4BD74B53" w14:textId="77777777" w:rsidR="00A51D25" w:rsidRDefault="00A51D25" w:rsidP="00683F2F">
      <w:pPr>
        <w:rPr>
          <w:ins w:id="1879" w:author="Stephanie Miller" w:date="2016-11-11T16:42:00Z"/>
          <w:rFonts w:ascii="Arial" w:hAnsi="Arial" w:cs="Arial"/>
        </w:rPr>
      </w:pPr>
    </w:p>
    <w:p w14:paraId="29E103FB" w14:textId="77777777" w:rsidR="00AC58EF" w:rsidDel="00AC58EF" w:rsidRDefault="00AC58EF" w:rsidP="00683F2F">
      <w:pPr>
        <w:rPr>
          <w:ins w:id="1880" w:author="Miller, Stephanie L" w:date="2016-11-07T16:47:00Z"/>
          <w:del w:id="1881" w:author="Stephanie Miller" w:date="2016-11-11T16:42:00Z"/>
          <w:rFonts w:ascii="Arial" w:hAnsi="Arial" w:cs="Arial"/>
        </w:rPr>
      </w:pPr>
    </w:p>
    <w:p w14:paraId="386272C0" w14:textId="77777777" w:rsidR="00A15ECC" w:rsidRDefault="00A15ECC" w:rsidP="00683F2F">
      <w:pPr>
        <w:rPr>
          <w:ins w:id="1882" w:author="Ben  Pester" w:date="2016-11-29T12:23:00Z"/>
          <w:rFonts w:ascii="Arial" w:hAnsi="Arial" w:cs="Arial"/>
        </w:rPr>
      </w:pPr>
      <w:ins w:id="1883" w:author="Miller, Stephanie L" w:date="2016-11-07T16:47:00Z">
        <w:r>
          <w:rPr>
            <w:rFonts w:ascii="Arial" w:hAnsi="Arial" w:cs="Arial"/>
          </w:rPr>
          <w:t>MIU ITS Academy:</w:t>
        </w:r>
      </w:ins>
    </w:p>
    <w:p w14:paraId="705F6408" w14:textId="0892D754" w:rsidR="00930AF7" w:rsidRDefault="00930AF7" w:rsidP="00683F2F">
      <w:pPr>
        <w:rPr>
          <w:ins w:id="1884" w:author="Ben  Pester" w:date="2016-11-29T12:31:00Z"/>
          <w:rFonts w:ascii="Arial" w:hAnsi="Arial" w:cs="Arial"/>
        </w:rPr>
      </w:pPr>
      <w:ins w:id="1885" w:author="Ben  Pester" w:date="2016-11-29T12:23:00Z">
        <w:r>
          <w:rPr>
            <w:rFonts w:ascii="Arial" w:hAnsi="Arial" w:cs="Arial"/>
          </w:rPr>
          <w:t xml:space="preserve">THUMBNAIL: </w:t>
        </w:r>
      </w:ins>
      <w:ins w:id="1886" w:author="Ben  Pester" w:date="2016-11-29T12:25:00Z">
        <w:r w:rsidR="00A51D25">
          <w:rPr>
            <w:rFonts w:ascii="Arial" w:hAnsi="Arial" w:cs="Arial"/>
          </w:rPr>
          <w:t>University graduate</w:t>
        </w:r>
      </w:ins>
      <w:ins w:id="1887" w:author="Ben  Pester" w:date="2016-11-29T12:32:00Z">
        <w:r w:rsidR="005E7C82">
          <w:rPr>
            <w:rFonts w:ascii="Arial" w:hAnsi="Arial" w:cs="Arial"/>
          </w:rPr>
          <w:t>s</w:t>
        </w:r>
      </w:ins>
      <w:ins w:id="1888" w:author="Ben  Pester" w:date="2016-11-29T12:25:00Z">
        <w:r w:rsidR="00A51D25">
          <w:rPr>
            <w:rFonts w:ascii="Arial" w:hAnsi="Arial" w:cs="Arial"/>
          </w:rPr>
          <w:t xml:space="preserve"> in hat</w:t>
        </w:r>
      </w:ins>
      <w:ins w:id="1889" w:author="Ben  Pester" w:date="2016-11-29T12:32:00Z">
        <w:r w:rsidR="005E7C82">
          <w:rPr>
            <w:rFonts w:ascii="Arial" w:hAnsi="Arial" w:cs="Arial"/>
          </w:rPr>
          <w:t>s</w:t>
        </w:r>
      </w:ins>
    </w:p>
    <w:p w14:paraId="31CE1A14" w14:textId="02698D15" w:rsidR="005E7C82" w:rsidRDefault="005E7C82" w:rsidP="005E7C82">
      <w:pPr>
        <w:rPr>
          <w:ins w:id="1890" w:author="Ben  Pester" w:date="2016-11-29T12:32:00Z"/>
          <w:rFonts w:eastAsia="Times New Roman"/>
        </w:rPr>
      </w:pPr>
      <w:ins w:id="1891" w:author="Ben  Pester" w:date="2016-11-29T12:32:00Z">
        <w:r>
          <w:rPr>
            <w:rFonts w:eastAsia="Times New Roman"/>
            <w:noProof/>
            <w:lang w:val="en-GB" w:eastAsia="en-GB"/>
          </w:rPr>
          <w:drawing>
            <wp:inline distT="0" distB="0" distL="0" distR="0" wp14:anchorId="1494F6D6" wp14:editId="63F9DBD7">
              <wp:extent cx="1184307" cy="790366"/>
              <wp:effectExtent l="0" t="0" r="9525" b="0"/>
              <wp:docPr id="17" name="Picture 17" descr="mage result for university gradu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ge result for university gradua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0968" cy="794811"/>
                      </a:xfrm>
                      <a:prstGeom prst="rect">
                        <a:avLst/>
                      </a:prstGeom>
                      <a:noFill/>
                      <a:ln>
                        <a:noFill/>
                      </a:ln>
                    </pic:spPr>
                  </pic:pic>
                </a:graphicData>
              </a:graphic>
            </wp:inline>
          </w:drawing>
        </w:r>
      </w:ins>
    </w:p>
    <w:p w14:paraId="0E236C60" w14:textId="77777777" w:rsidR="005E7C82" w:rsidRDefault="005E7C82" w:rsidP="00683F2F">
      <w:pPr>
        <w:rPr>
          <w:ins w:id="1892" w:author="Ben  Pester" w:date="2016-11-29T12:26:00Z"/>
          <w:rFonts w:ascii="Arial" w:hAnsi="Arial" w:cs="Arial"/>
        </w:rPr>
      </w:pPr>
    </w:p>
    <w:p w14:paraId="2AF68415" w14:textId="77777777" w:rsidR="00A51D25" w:rsidRDefault="00A51D25" w:rsidP="00683F2F">
      <w:pPr>
        <w:rPr>
          <w:ins w:id="1893" w:author="Miller, Stephanie L" w:date="2016-11-07T16:47:00Z"/>
          <w:rFonts w:ascii="Arial" w:hAnsi="Arial" w:cs="Arial"/>
        </w:rPr>
      </w:pPr>
    </w:p>
    <w:p w14:paraId="33D8FCED" w14:textId="30B30478" w:rsidR="00A15ECC" w:rsidDel="00A51D25" w:rsidRDefault="000712C7" w:rsidP="00683F2F">
      <w:pPr>
        <w:rPr>
          <w:ins w:id="1894" w:author="Stephanie Miller" w:date="2016-11-11T16:43:00Z"/>
          <w:del w:id="1895" w:author="Ben  Pester" w:date="2016-11-29T12:25:00Z"/>
          <w:rFonts w:ascii="Arial" w:hAnsi="Arial" w:cs="Arial"/>
        </w:rPr>
      </w:pPr>
      <w:ins w:id="1896" w:author="Ben  Pester" w:date="2016-11-29T12:45:00Z">
        <w:r w:rsidRPr="00E73462">
          <w:rPr>
            <w:rFonts w:ascii="Arial" w:hAnsi="Arial" w:cs="Arial"/>
            <w:b/>
          </w:rPr>
          <w:t>ITS Operating Model</w:t>
        </w:r>
        <w:r w:rsidDel="00A51D25">
          <w:rPr>
            <w:rFonts w:ascii="Arial" w:hAnsi="Arial" w:cs="Arial"/>
          </w:rPr>
          <w:t xml:space="preserve"> </w:t>
        </w:r>
        <w:r>
          <w:rPr>
            <w:rFonts w:ascii="Arial" w:hAnsi="Arial" w:cs="Arial"/>
          </w:rPr>
          <w:t>(</w:t>
        </w:r>
      </w:ins>
      <w:ins w:id="1897" w:author="Miller, Stephanie L" w:date="2016-11-07T16:47:00Z">
        <w:del w:id="1898" w:author="Ben  Pester" w:date="2016-11-29T12:25:00Z">
          <w:r w:rsidR="00A15ECC" w:rsidDel="00A51D25">
            <w:rPr>
              <w:rFonts w:ascii="Arial" w:hAnsi="Arial" w:cs="Arial"/>
            </w:rPr>
            <w:delText>Interactive PDF</w:delText>
          </w:r>
        </w:del>
        <w:del w:id="1899" w:author="Ben  Pester" w:date="2016-11-29T12:14:00Z">
          <w:r w:rsidR="00A15ECC" w:rsidDel="00B34BC1">
            <w:rPr>
              <w:rFonts w:ascii="Arial" w:hAnsi="Arial" w:cs="Arial"/>
            </w:rPr>
            <w:delText xml:space="preserve">: </w:delText>
          </w:r>
        </w:del>
      </w:ins>
    </w:p>
    <w:p w14:paraId="66DD31F9" w14:textId="51CB9AE5" w:rsidR="00A51D25" w:rsidRPr="003C0FE8" w:rsidRDefault="00AC58EF" w:rsidP="00683F2F">
      <w:pPr>
        <w:rPr>
          <w:ins w:id="1900" w:author="Ben  Pester" w:date="2016-11-29T12:26:00Z"/>
          <w:rFonts w:ascii="Arial" w:hAnsi="Arial" w:cs="Arial"/>
          <w:b/>
          <w:rPrChange w:id="1901" w:author="Ben  Pester" w:date="2016-11-29T12:43:00Z">
            <w:rPr>
              <w:ins w:id="1902" w:author="Ben  Pester" w:date="2016-11-29T12:26:00Z"/>
              <w:rFonts w:ascii="Arial" w:hAnsi="Arial" w:cs="Arial"/>
            </w:rPr>
          </w:rPrChange>
        </w:rPr>
      </w:pPr>
      <w:ins w:id="1903" w:author="Stephanie Miller" w:date="2016-11-11T16:43:00Z">
        <w:r>
          <w:rPr>
            <w:rFonts w:ascii="Arial" w:hAnsi="Arial" w:cs="Arial"/>
          </w:rPr>
          <w:t xml:space="preserve">Podcast </w:t>
        </w:r>
        <w:del w:id="1904" w:author="Ben  Pester" w:date="2016-11-29T12:46:00Z">
          <w:r w:rsidDel="000712C7">
            <w:rPr>
              <w:rFonts w:ascii="Arial" w:hAnsi="Arial" w:cs="Arial"/>
            </w:rPr>
            <w:delText>Series, Episode 1</w:delText>
          </w:r>
        </w:del>
      </w:ins>
      <w:ins w:id="1905" w:author="Ben  Pester" w:date="2016-11-29T12:45:00Z">
        <w:r w:rsidR="000712C7">
          <w:rPr>
            <w:rFonts w:ascii="Arial" w:hAnsi="Arial" w:cs="Arial"/>
          </w:rPr>
          <w:t>)</w:t>
        </w:r>
      </w:ins>
      <w:ins w:id="1906" w:author="Stephanie Miller" w:date="2016-11-11T16:43:00Z">
        <w:del w:id="1907" w:author="Ben  Pester" w:date="2016-11-29T12:45:00Z">
          <w:r w:rsidDel="000712C7">
            <w:rPr>
              <w:rFonts w:ascii="Arial" w:hAnsi="Arial" w:cs="Arial"/>
            </w:rPr>
            <w:delText xml:space="preserve"> </w:delText>
          </w:r>
          <w:r w:rsidRPr="003C0FE8" w:rsidDel="000712C7">
            <w:rPr>
              <w:rFonts w:ascii="Arial" w:hAnsi="Arial" w:cs="Arial"/>
              <w:b/>
              <w:rPrChange w:id="1908" w:author="Ben  Pester" w:date="2016-11-29T12:43:00Z">
                <w:rPr>
                  <w:rFonts w:ascii="Arial" w:hAnsi="Arial" w:cs="Arial"/>
                </w:rPr>
              </w:rPrChange>
            </w:rPr>
            <w:delText>Operating Model</w:delText>
          </w:r>
        </w:del>
      </w:ins>
    </w:p>
    <w:p w14:paraId="22A00183" w14:textId="50AADFCA" w:rsidR="00A51D25" w:rsidRDefault="00A51D25" w:rsidP="00683F2F">
      <w:pPr>
        <w:rPr>
          <w:ins w:id="1909" w:author="Ben  Pester" w:date="2016-11-29T12:40:00Z"/>
          <w:rFonts w:ascii="Arial" w:hAnsi="Arial" w:cs="Arial"/>
        </w:rPr>
      </w:pPr>
      <w:ins w:id="1910" w:author="Ben  Pester" w:date="2016-11-29T12:26:00Z">
        <w:r>
          <w:rPr>
            <w:rFonts w:ascii="Arial" w:hAnsi="Arial" w:cs="Arial"/>
          </w:rPr>
          <w:t xml:space="preserve">THUMBNAIL: </w:t>
        </w:r>
      </w:ins>
      <w:ins w:id="1911" w:author="Ben  Pester" w:date="2016-11-29T12:40:00Z">
        <w:r w:rsidR="003C0FE8">
          <w:rPr>
            <w:rFonts w:ascii="Arial" w:hAnsi="Arial" w:cs="Arial"/>
          </w:rPr>
          <w:t xml:space="preserve">Burst – Cogs </w:t>
        </w:r>
      </w:ins>
    </w:p>
    <w:p w14:paraId="46581DCD" w14:textId="7C1166B2" w:rsidR="003C0FE8" w:rsidRDefault="003C0FE8" w:rsidP="00683F2F">
      <w:pPr>
        <w:rPr>
          <w:ins w:id="1912" w:author="Ben  Pester" w:date="2016-11-29T12:32:00Z"/>
          <w:rFonts w:ascii="Arial" w:hAnsi="Arial" w:cs="Arial"/>
        </w:rPr>
      </w:pPr>
      <w:ins w:id="1913" w:author="Ben  Pester" w:date="2016-11-29T12:40:00Z">
        <w:r>
          <w:rPr>
            <w:rFonts w:ascii="Arial" w:hAnsi="Arial" w:cs="Arial"/>
          </w:rPr>
          <w:t>(</w:t>
        </w:r>
        <w:r w:rsidRPr="00C61B27">
          <w:rPr>
            <w:rFonts w:ascii="Arial" w:hAnsi="Arial" w:cs="Arial"/>
          </w:rPr>
          <w:t>Company/Projects/MDL851_BPBT_Landmarks/from_client/content/Module content/04_ITS/ITS images</w:t>
        </w:r>
        <w:r>
          <w:rPr>
            <w:rFonts w:ascii="Arial" w:hAnsi="Arial" w:cs="Arial"/>
          </w:rPr>
          <w:t>)</w:t>
        </w:r>
      </w:ins>
    </w:p>
    <w:p w14:paraId="1B957ED4" w14:textId="4DEE3264" w:rsidR="005E7C82" w:rsidRDefault="005E7C82" w:rsidP="005E7C82">
      <w:pPr>
        <w:rPr>
          <w:ins w:id="1914" w:author="Ben  Pester" w:date="2016-11-29T12:32:00Z"/>
          <w:rFonts w:eastAsia="Times New Roman"/>
        </w:rPr>
      </w:pPr>
    </w:p>
    <w:p w14:paraId="045B5F4D" w14:textId="77777777" w:rsidR="005E7C82" w:rsidRDefault="005E7C82" w:rsidP="00683F2F">
      <w:pPr>
        <w:rPr>
          <w:ins w:id="1915" w:author="Ben  Pester" w:date="2016-11-29T12:27:00Z"/>
          <w:rFonts w:ascii="Arial" w:hAnsi="Arial" w:cs="Arial"/>
        </w:rPr>
      </w:pPr>
    </w:p>
    <w:p w14:paraId="266BED63" w14:textId="6F66CEB0" w:rsidR="00AC58EF" w:rsidRDefault="00AC58EF" w:rsidP="00683F2F">
      <w:pPr>
        <w:rPr>
          <w:ins w:id="1916" w:author="Stephanie Miller" w:date="2016-11-11T16:43:00Z"/>
          <w:rFonts w:ascii="Arial" w:hAnsi="Arial" w:cs="Arial"/>
        </w:rPr>
      </w:pPr>
      <w:ins w:id="1917" w:author="Stephanie Miller" w:date="2016-11-11T16:43:00Z">
        <w:del w:id="1918" w:author="Ben  Pester" w:date="2016-11-29T12:26:00Z">
          <w:r w:rsidDel="00A51D25">
            <w:rPr>
              <w:rFonts w:ascii="Arial" w:hAnsi="Arial" w:cs="Arial"/>
            </w:rPr>
            <w:delText>:</w:delText>
          </w:r>
        </w:del>
      </w:ins>
    </w:p>
    <w:p w14:paraId="157EA7EA" w14:textId="0B021BAF" w:rsidR="00AC58EF" w:rsidRDefault="000712C7" w:rsidP="00683F2F">
      <w:pPr>
        <w:rPr>
          <w:ins w:id="1919" w:author="Ben  Pester" w:date="2016-11-29T12:27:00Z"/>
          <w:rFonts w:ascii="Arial" w:hAnsi="Arial" w:cs="Arial"/>
        </w:rPr>
      </w:pPr>
      <w:ins w:id="1920" w:author="Ben  Pester" w:date="2016-11-29T12:45:00Z">
        <w:r w:rsidRPr="00E73462">
          <w:rPr>
            <w:rFonts w:ascii="Arial" w:hAnsi="Arial" w:cs="Arial"/>
            <w:b/>
          </w:rPr>
          <w:t xml:space="preserve">ITS </w:t>
        </w:r>
        <w:proofErr w:type="spellStart"/>
        <w:r w:rsidRPr="00E73462">
          <w:rPr>
            <w:rFonts w:ascii="Arial" w:hAnsi="Arial" w:cs="Arial"/>
            <w:b/>
          </w:rPr>
          <w:t>Capablities</w:t>
        </w:r>
        <w:proofErr w:type="spellEnd"/>
        <w:r>
          <w:rPr>
            <w:rFonts w:ascii="Arial" w:hAnsi="Arial" w:cs="Arial"/>
            <w:b/>
          </w:rPr>
          <w:t xml:space="preserve"> (</w:t>
        </w:r>
      </w:ins>
      <w:ins w:id="1921" w:author="Stephanie Miller" w:date="2016-11-11T16:43:00Z">
        <w:r w:rsidR="00AC58EF">
          <w:rPr>
            <w:rFonts w:ascii="Arial" w:hAnsi="Arial" w:cs="Arial"/>
          </w:rPr>
          <w:t>Podcast</w:t>
        </w:r>
        <w:del w:id="1922" w:author="Ben  Pester" w:date="2016-11-29T12:46:00Z">
          <w:r w:rsidR="00AC58EF" w:rsidDel="000712C7">
            <w:rPr>
              <w:rFonts w:ascii="Arial" w:hAnsi="Arial" w:cs="Arial"/>
            </w:rPr>
            <w:delText xml:space="preserve"> Series, Episode 2</w:delText>
          </w:r>
        </w:del>
      </w:ins>
      <w:ins w:id="1923" w:author="Ben  Pester" w:date="2016-11-29T12:46:00Z">
        <w:r>
          <w:rPr>
            <w:rFonts w:ascii="Arial" w:hAnsi="Arial" w:cs="Arial"/>
          </w:rPr>
          <w:t>)</w:t>
        </w:r>
      </w:ins>
      <w:ins w:id="1924" w:author="Stephanie Miller" w:date="2016-11-11T16:43:00Z">
        <w:del w:id="1925" w:author="Ben  Pester" w:date="2016-11-29T12:46:00Z">
          <w:r w:rsidR="00AC58EF" w:rsidDel="000712C7">
            <w:rPr>
              <w:rFonts w:ascii="Arial" w:hAnsi="Arial" w:cs="Arial"/>
            </w:rPr>
            <w:delText xml:space="preserve"> </w:delText>
          </w:r>
        </w:del>
        <w:del w:id="1926" w:author="Ben  Pester" w:date="2016-11-29T12:45:00Z">
          <w:r w:rsidR="00AC58EF" w:rsidRPr="003C0FE8" w:rsidDel="000712C7">
            <w:rPr>
              <w:rFonts w:ascii="Arial" w:hAnsi="Arial" w:cs="Arial"/>
              <w:b/>
              <w:rPrChange w:id="1927" w:author="Ben  Pester" w:date="2016-11-29T12:43:00Z">
                <w:rPr>
                  <w:rFonts w:ascii="Arial" w:hAnsi="Arial" w:cs="Arial"/>
                </w:rPr>
              </w:rPrChange>
            </w:rPr>
            <w:delText>Capablities:</w:delText>
          </w:r>
        </w:del>
      </w:ins>
    </w:p>
    <w:p w14:paraId="56141672" w14:textId="47F5249B" w:rsidR="00A51D25" w:rsidRDefault="00A51D25" w:rsidP="00683F2F">
      <w:pPr>
        <w:rPr>
          <w:ins w:id="1928" w:author="Ben  Pester" w:date="2016-11-29T12:42:00Z"/>
          <w:rFonts w:ascii="Arial" w:hAnsi="Arial" w:cs="Arial"/>
        </w:rPr>
      </w:pPr>
      <w:ins w:id="1929" w:author="Ben  Pester" w:date="2016-11-29T12:27:00Z">
        <w:r>
          <w:rPr>
            <w:rFonts w:ascii="Arial" w:hAnsi="Arial" w:cs="Arial"/>
          </w:rPr>
          <w:t>THUMBNAIL:</w:t>
        </w:r>
      </w:ins>
      <w:ins w:id="1930" w:author="Ben  Pester" w:date="2016-11-29T12:41:00Z">
        <w:r w:rsidR="003C0FE8">
          <w:rPr>
            <w:rFonts w:ascii="Arial" w:hAnsi="Arial" w:cs="Arial"/>
          </w:rPr>
          <w:t xml:space="preserve"> team working </w:t>
        </w:r>
        <w:proofErr w:type="gramStart"/>
        <w:r w:rsidR="003C0FE8">
          <w:rPr>
            <w:rFonts w:ascii="Arial" w:hAnsi="Arial" w:cs="Arial"/>
          </w:rPr>
          <w:t>together  -</w:t>
        </w:r>
        <w:proofErr w:type="gramEnd"/>
        <w:r w:rsidR="003C0FE8">
          <w:rPr>
            <w:rFonts w:ascii="Arial" w:hAnsi="Arial" w:cs="Arial"/>
          </w:rPr>
          <w:t xml:space="preserve"> </w:t>
        </w:r>
      </w:ins>
      <w:ins w:id="1931" w:author="Ben  Pester" w:date="2016-11-29T12:27:00Z">
        <w:r>
          <w:rPr>
            <w:rFonts w:ascii="Arial" w:hAnsi="Arial" w:cs="Arial"/>
          </w:rPr>
          <w:t xml:space="preserve"> </w:t>
        </w:r>
      </w:ins>
      <w:ins w:id="1932" w:author="Ben  Pester" w:date="2016-11-29T12:41:00Z">
        <w:r w:rsidR="003C0FE8" w:rsidRPr="003C0FE8">
          <w:rPr>
            <w:rFonts w:ascii="Arial" w:hAnsi="Arial" w:cs="Arial"/>
          </w:rPr>
          <w:t>AdobeStock_112561865</w:t>
        </w:r>
      </w:ins>
      <w:ins w:id="1933" w:author="Ben  Pester" w:date="2016-11-29T12:42:00Z">
        <w:r w:rsidR="003C0FE8">
          <w:rPr>
            <w:rFonts w:ascii="Arial" w:hAnsi="Arial" w:cs="Arial"/>
          </w:rPr>
          <w:t xml:space="preserve"> </w:t>
        </w:r>
      </w:ins>
    </w:p>
    <w:p w14:paraId="771AA2EF" w14:textId="4322A205" w:rsidR="003C0FE8" w:rsidRDefault="003C0FE8" w:rsidP="00683F2F">
      <w:pPr>
        <w:rPr>
          <w:ins w:id="1934" w:author="Ben  Pester" w:date="2016-11-29T12:27:00Z"/>
          <w:rFonts w:ascii="Arial" w:hAnsi="Arial" w:cs="Arial"/>
        </w:rPr>
      </w:pPr>
      <w:ins w:id="1935" w:author="Ben  Pester" w:date="2016-11-29T12:42:00Z">
        <w:r>
          <w:rPr>
            <w:rFonts w:ascii="Arial" w:hAnsi="Arial" w:cs="Arial"/>
          </w:rPr>
          <w:t>(</w:t>
        </w:r>
        <w:r w:rsidRPr="00C61B27">
          <w:rPr>
            <w:rFonts w:ascii="Arial" w:hAnsi="Arial" w:cs="Arial"/>
          </w:rPr>
          <w:t>Company/Projects/MDL851_BPBT_Landmarks/from_client/content/Module content/04_ITS/ITS images</w:t>
        </w:r>
        <w:r>
          <w:rPr>
            <w:rFonts w:ascii="Arial" w:hAnsi="Arial" w:cs="Arial"/>
          </w:rPr>
          <w:t>)</w:t>
        </w:r>
      </w:ins>
    </w:p>
    <w:p w14:paraId="54137ECB" w14:textId="429DB89E" w:rsidR="00796685" w:rsidRDefault="00796685" w:rsidP="00796685">
      <w:pPr>
        <w:rPr>
          <w:ins w:id="1936" w:author="Ben  Pester" w:date="2016-11-29T12:35:00Z"/>
          <w:rFonts w:eastAsia="Times New Roman"/>
        </w:rPr>
      </w:pPr>
    </w:p>
    <w:p w14:paraId="2B71E489" w14:textId="77777777" w:rsidR="00A51D25" w:rsidRDefault="00A51D25" w:rsidP="00683F2F">
      <w:pPr>
        <w:rPr>
          <w:ins w:id="1937" w:author="Stephanie Miller" w:date="2016-11-11T16:43:00Z"/>
          <w:rFonts w:ascii="Arial" w:hAnsi="Arial" w:cs="Arial"/>
        </w:rPr>
      </w:pPr>
    </w:p>
    <w:p w14:paraId="36FC7148" w14:textId="646FF575" w:rsidR="00AC58EF" w:rsidRDefault="000712C7" w:rsidP="00683F2F">
      <w:pPr>
        <w:rPr>
          <w:ins w:id="1938" w:author="Ben  Pester" w:date="2016-11-29T12:27:00Z"/>
          <w:rFonts w:ascii="Arial" w:hAnsi="Arial" w:cs="Arial"/>
        </w:rPr>
      </w:pPr>
      <w:ins w:id="1939" w:author="Ben  Pester" w:date="2016-11-29T12:46:00Z">
        <w:r w:rsidRPr="00E73462">
          <w:rPr>
            <w:rFonts w:ascii="Arial" w:hAnsi="Arial" w:cs="Arial"/>
            <w:b/>
          </w:rPr>
          <w:t>ITS Enterprise Architecture</w:t>
        </w:r>
        <w:r>
          <w:rPr>
            <w:rFonts w:ascii="Arial" w:hAnsi="Arial" w:cs="Arial"/>
            <w:b/>
          </w:rPr>
          <w:t xml:space="preserve"> (</w:t>
        </w:r>
      </w:ins>
      <w:ins w:id="1940" w:author="Stephanie Miller" w:date="2016-11-11T16:43:00Z">
        <w:r w:rsidR="00AC58EF">
          <w:rPr>
            <w:rFonts w:ascii="Arial" w:hAnsi="Arial" w:cs="Arial"/>
          </w:rPr>
          <w:t>Podcast</w:t>
        </w:r>
        <w:del w:id="1941" w:author="Ben  Pester" w:date="2016-11-29T12:46:00Z">
          <w:r w:rsidR="00AC58EF" w:rsidDel="000712C7">
            <w:rPr>
              <w:rFonts w:ascii="Arial" w:hAnsi="Arial" w:cs="Arial"/>
            </w:rPr>
            <w:delText xml:space="preserve"> Series, Epis</w:delText>
          </w:r>
        </w:del>
      </w:ins>
      <w:ins w:id="1942" w:author="Stephanie Miller" w:date="2016-11-14T15:26:00Z">
        <w:del w:id="1943" w:author="Ben  Pester" w:date="2016-11-29T12:46:00Z">
          <w:r w:rsidR="0056188F" w:rsidDel="000712C7">
            <w:rPr>
              <w:rFonts w:ascii="Arial" w:hAnsi="Arial" w:cs="Arial"/>
            </w:rPr>
            <w:delText>od</w:delText>
          </w:r>
        </w:del>
      </w:ins>
      <w:ins w:id="1944" w:author="Stephanie Miller" w:date="2016-11-11T16:43:00Z">
        <w:del w:id="1945" w:author="Ben  Pester" w:date="2016-11-29T12:46:00Z">
          <w:r w:rsidR="00AC58EF" w:rsidDel="000712C7">
            <w:rPr>
              <w:rFonts w:ascii="Arial" w:hAnsi="Arial" w:cs="Arial"/>
            </w:rPr>
            <w:delText>doe 3</w:delText>
          </w:r>
        </w:del>
      </w:ins>
      <w:ins w:id="1946" w:author="Ben  Pester" w:date="2016-11-29T12:46:00Z">
        <w:r>
          <w:rPr>
            <w:rFonts w:ascii="Arial" w:hAnsi="Arial" w:cs="Arial"/>
          </w:rPr>
          <w:t>)</w:t>
        </w:r>
      </w:ins>
      <w:ins w:id="1947" w:author="Stephanie Miller" w:date="2016-11-11T16:43:00Z">
        <w:del w:id="1948" w:author="Ben  Pester" w:date="2016-11-29T12:46:00Z">
          <w:r w:rsidR="00AC58EF" w:rsidDel="000712C7">
            <w:rPr>
              <w:rFonts w:ascii="Arial" w:hAnsi="Arial" w:cs="Arial"/>
            </w:rPr>
            <w:delText xml:space="preserve"> </w:delText>
          </w:r>
          <w:r w:rsidR="00AC58EF" w:rsidRPr="003C0FE8" w:rsidDel="000712C7">
            <w:rPr>
              <w:rFonts w:ascii="Arial" w:hAnsi="Arial" w:cs="Arial"/>
              <w:b/>
              <w:rPrChange w:id="1949" w:author="Ben  Pester" w:date="2016-11-29T12:44:00Z">
                <w:rPr>
                  <w:rFonts w:ascii="Arial" w:hAnsi="Arial" w:cs="Arial"/>
                </w:rPr>
              </w:rPrChange>
            </w:rPr>
            <w:delText>Enterprise Architecture:</w:delText>
          </w:r>
        </w:del>
      </w:ins>
    </w:p>
    <w:p w14:paraId="48DF2483" w14:textId="77777777" w:rsidR="003C0FE8" w:rsidRDefault="00A51D25" w:rsidP="003C0FE8">
      <w:pPr>
        <w:rPr>
          <w:ins w:id="1950" w:author="Ben  Pester" w:date="2016-11-29T12:42:00Z"/>
          <w:rFonts w:ascii="Arial" w:hAnsi="Arial" w:cs="Arial"/>
        </w:rPr>
      </w:pPr>
      <w:ins w:id="1951" w:author="Ben  Pester" w:date="2016-11-29T12:27:00Z">
        <w:r>
          <w:rPr>
            <w:rFonts w:ascii="Arial" w:hAnsi="Arial" w:cs="Arial"/>
          </w:rPr>
          <w:t xml:space="preserve">THUMBNAIL: </w:t>
        </w:r>
      </w:ins>
      <w:ins w:id="1952" w:author="Ben  Pester" w:date="2016-11-29T12:42:00Z">
        <w:r w:rsidR="003C0FE8">
          <w:rPr>
            <w:rFonts w:ascii="Arial" w:hAnsi="Arial" w:cs="Arial"/>
          </w:rPr>
          <w:t xml:space="preserve">A complex network - </w:t>
        </w:r>
        <w:r w:rsidR="003C0FE8" w:rsidRPr="003C0FE8">
          <w:rPr>
            <w:rFonts w:ascii="Arial" w:hAnsi="Arial" w:cs="Arial"/>
          </w:rPr>
          <w:t>AdobeStock_102696795</w:t>
        </w:r>
      </w:ins>
      <w:ins w:id="1953" w:author="Ben  Pester" w:date="2016-11-29T12:27:00Z">
        <w:r>
          <w:rPr>
            <w:rFonts w:ascii="Arial" w:hAnsi="Arial" w:cs="Arial"/>
          </w:rPr>
          <w:t xml:space="preserve"> </w:t>
        </w:r>
      </w:ins>
      <w:ins w:id="1954" w:author="Ben  Pester" w:date="2016-11-29T12:42:00Z">
        <w:r w:rsidR="003C0FE8">
          <w:rPr>
            <w:rFonts w:ascii="Arial" w:hAnsi="Arial" w:cs="Arial"/>
          </w:rPr>
          <w:t>(</w:t>
        </w:r>
        <w:r w:rsidR="003C0FE8" w:rsidRPr="00C61B27">
          <w:rPr>
            <w:rFonts w:ascii="Arial" w:hAnsi="Arial" w:cs="Arial"/>
          </w:rPr>
          <w:t>Company/Projects/MDL851_BPBT_Landmarks/from_client/content/Module content/04_ITS/ITS images</w:t>
        </w:r>
        <w:r w:rsidR="003C0FE8">
          <w:rPr>
            <w:rFonts w:ascii="Arial" w:hAnsi="Arial" w:cs="Arial"/>
          </w:rPr>
          <w:t>)</w:t>
        </w:r>
      </w:ins>
    </w:p>
    <w:p w14:paraId="7134106C" w14:textId="301347F9" w:rsidR="00A51D25" w:rsidRDefault="00A51D25" w:rsidP="00683F2F">
      <w:pPr>
        <w:rPr>
          <w:ins w:id="1955" w:author="Ben  Pester" w:date="2016-11-29T12:27:00Z"/>
          <w:rFonts w:ascii="Arial" w:hAnsi="Arial" w:cs="Arial"/>
        </w:rPr>
      </w:pPr>
    </w:p>
    <w:p w14:paraId="11ED18B9" w14:textId="3388A323" w:rsidR="00796685" w:rsidRDefault="00796685" w:rsidP="00796685">
      <w:pPr>
        <w:rPr>
          <w:ins w:id="1956" w:author="Ben  Pester" w:date="2016-11-29T12:35:00Z"/>
          <w:rFonts w:eastAsia="Times New Roman"/>
        </w:rPr>
      </w:pPr>
    </w:p>
    <w:p w14:paraId="68822719" w14:textId="77777777" w:rsidR="00A51D25" w:rsidRDefault="00A51D25" w:rsidP="00683F2F">
      <w:pPr>
        <w:rPr>
          <w:ins w:id="1957" w:author="Ben  Pester" w:date="2016-11-29T12:35:00Z"/>
          <w:rFonts w:ascii="Arial" w:hAnsi="Arial" w:cs="Arial"/>
        </w:rPr>
      </w:pPr>
    </w:p>
    <w:p w14:paraId="068B7F27" w14:textId="77777777" w:rsidR="00796685" w:rsidRDefault="00796685" w:rsidP="00683F2F">
      <w:pPr>
        <w:rPr>
          <w:ins w:id="1958" w:author="Stephanie Miller" w:date="2016-11-14T20:30:00Z"/>
          <w:rFonts w:ascii="Arial" w:hAnsi="Arial" w:cs="Arial"/>
        </w:rPr>
      </w:pPr>
    </w:p>
    <w:p w14:paraId="0D92B69E" w14:textId="77777777" w:rsidR="001C0D23" w:rsidRDefault="001C0D23" w:rsidP="00683F2F">
      <w:pPr>
        <w:rPr>
          <w:ins w:id="1959" w:author="Ben  Pester" w:date="2016-11-29T12:28:00Z"/>
          <w:rFonts w:ascii="Arial" w:hAnsi="Arial" w:cs="Arial"/>
        </w:rPr>
      </w:pPr>
      <w:ins w:id="1960" w:author="Stephanie Miller" w:date="2016-11-14T20:30:00Z">
        <w:r>
          <w:rPr>
            <w:rFonts w:ascii="Arial" w:hAnsi="Arial" w:cs="Arial"/>
          </w:rPr>
          <w:t>WOW team site:</w:t>
        </w:r>
      </w:ins>
    </w:p>
    <w:p w14:paraId="1AC9FB9F" w14:textId="54116471" w:rsidR="00796685" w:rsidRDefault="00A51D25" w:rsidP="00683F2F">
      <w:pPr>
        <w:rPr>
          <w:ins w:id="1961" w:author="Ben  Pester" w:date="2016-11-29T12:28:00Z"/>
          <w:rFonts w:ascii="Arial" w:hAnsi="Arial" w:cs="Arial"/>
        </w:rPr>
      </w:pPr>
      <w:ins w:id="1962" w:author="Ben  Pester" w:date="2016-11-29T12:28:00Z">
        <w:r>
          <w:rPr>
            <w:rFonts w:ascii="Arial" w:hAnsi="Arial" w:cs="Arial"/>
          </w:rPr>
          <w:t xml:space="preserve">THUMBNAIL: </w:t>
        </w:r>
      </w:ins>
      <w:ins w:id="1963" w:author="Ben  Pester" w:date="2016-11-29T12:42:00Z">
        <w:r w:rsidR="003C0FE8">
          <w:rPr>
            <w:rFonts w:ascii="Arial" w:hAnsi="Arial" w:cs="Arial"/>
          </w:rPr>
          <w:t xml:space="preserve">Burst WOW - </w:t>
        </w:r>
      </w:ins>
      <w:ins w:id="1964" w:author="Ben  Pester" w:date="2016-11-29T12:43:00Z">
        <w:r w:rsidR="003C0FE8">
          <w:rPr>
            <w:rFonts w:ascii="Arial" w:hAnsi="Arial" w:cs="Arial"/>
          </w:rPr>
          <w:t>(</w:t>
        </w:r>
        <w:r w:rsidR="003C0FE8" w:rsidRPr="00C61B27">
          <w:rPr>
            <w:rFonts w:ascii="Arial" w:hAnsi="Arial" w:cs="Arial"/>
          </w:rPr>
          <w:t>Company/Projects/MDL851_BPBT_Landmarks/from_client/content/Module content/04_ITS/ITS images</w:t>
        </w:r>
        <w:r w:rsidR="003C0FE8">
          <w:rPr>
            <w:rFonts w:ascii="Arial" w:hAnsi="Arial" w:cs="Arial"/>
          </w:rPr>
          <w:t>)</w:t>
        </w:r>
      </w:ins>
    </w:p>
    <w:p w14:paraId="720FC244" w14:textId="77777777" w:rsidR="00A51D25" w:rsidRDefault="00A51D25" w:rsidP="00683F2F">
      <w:pPr>
        <w:rPr>
          <w:ins w:id="1965" w:author="Miller, Stephanie L" w:date="2016-11-07T16:48:00Z"/>
          <w:rFonts w:ascii="Arial" w:hAnsi="Arial" w:cs="Arial"/>
        </w:rPr>
      </w:pPr>
    </w:p>
    <w:p w14:paraId="50748E9C" w14:textId="77777777" w:rsidR="00A15ECC" w:rsidRDefault="00A15ECC" w:rsidP="00683F2F">
      <w:pPr>
        <w:rPr>
          <w:ins w:id="1966" w:author="Ben  Pester" w:date="2016-11-29T12:28:00Z"/>
          <w:rFonts w:ascii="Arial" w:hAnsi="Arial" w:cs="Arial"/>
        </w:rPr>
      </w:pPr>
      <w:ins w:id="1967" w:author="Miller, Stephanie L" w:date="2016-11-07T16:48:00Z">
        <w:r>
          <w:rPr>
            <w:rFonts w:ascii="Arial" w:hAnsi="Arial" w:cs="Arial"/>
          </w:rPr>
          <w:t>DIAL Overview Training (Will need link from LMS team)</w:t>
        </w:r>
      </w:ins>
    </w:p>
    <w:p w14:paraId="4FC035C6" w14:textId="020222B2" w:rsidR="00A51D25" w:rsidRDefault="00A51D25" w:rsidP="00683F2F">
      <w:pPr>
        <w:rPr>
          <w:ins w:id="1968" w:author="Ben  Pester" w:date="2016-11-29T12:30:00Z"/>
          <w:rFonts w:ascii="Arial" w:hAnsi="Arial" w:cs="Arial"/>
        </w:rPr>
      </w:pPr>
      <w:ins w:id="1969" w:author="Ben  Pester" w:date="2016-11-29T12:28:00Z">
        <w:r>
          <w:rPr>
            <w:rFonts w:ascii="Arial" w:hAnsi="Arial" w:cs="Arial"/>
          </w:rPr>
          <w:t>THUMBNAIL:</w:t>
        </w:r>
      </w:ins>
      <w:ins w:id="1970" w:author="Ben  Pester" w:date="2016-11-29T12:30:00Z">
        <w:r w:rsidR="005E7C82">
          <w:rPr>
            <w:rFonts w:ascii="Arial" w:hAnsi="Arial" w:cs="Arial"/>
          </w:rPr>
          <w:t xml:space="preserve"> </w:t>
        </w:r>
      </w:ins>
      <w:ins w:id="1971" w:author="Ben  Pester" w:date="2016-11-29T12:43:00Z">
        <w:r w:rsidR="003C0FE8">
          <w:rPr>
            <w:rFonts w:ascii="Arial" w:hAnsi="Arial" w:cs="Arial"/>
          </w:rPr>
          <w:t>Burst – Growth (</w:t>
        </w:r>
        <w:r w:rsidR="003C0FE8" w:rsidRPr="00C61B27">
          <w:rPr>
            <w:rFonts w:ascii="Arial" w:hAnsi="Arial" w:cs="Arial"/>
          </w:rPr>
          <w:t>Company/Projects/MDL851_BPBT_Landmarks/from_client/content/Module content/04_ITS/ITS images</w:t>
        </w:r>
        <w:r w:rsidR="003C0FE8">
          <w:rPr>
            <w:rFonts w:ascii="Arial" w:hAnsi="Arial" w:cs="Arial"/>
          </w:rPr>
          <w:t>)</w:t>
        </w:r>
      </w:ins>
      <w:ins w:id="1972" w:author="Ben  Pester" w:date="2016-11-29T12:30:00Z">
        <w:r w:rsidR="005E7C82">
          <w:rPr>
            <w:rFonts w:ascii="Arial" w:hAnsi="Arial" w:cs="Arial"/>
          </w:rPr>
          <w:t xml:space="preserve"> </w:t>
        </w:r>
      </w:ins>
      <w:ins w:id="1973" w:author="Ben  Pester" w:date="2016-11-29T12:28:00Z">
        <w:r>
          <w:rPr>
            <w:rFonts w:ascii="Arial" w:hAnsi="Arial" w:cs="Arial"/>
          </w:rPr>
          <w:t xml:space="preserve"> </w:t>
        </w:r>
      </w:ins>
    </w:p>
    <w:p w14:paraId="6C215BAD" w14:textId="77777777" w:rsidR="005E7C82" w:rsidRDefault="005E7C82" w:rsidP="00683F2F">
      <w:pPr>
        <w:rPr>
          <w:ins w:id="1974" w:author="Stephanie Miller" w:date="2016-11-11T16:43:00Z"/>
          <w:rFonts w:ascii="Arial" w:hAnsi="Arial" w:cs="Arial"/>
        </w:rPr>
      </w:pPr>
    </w:p>
    <w:p w14:paraId="228FCDE4" w14:textId="77777777" w:rsidR="00AC58EF" w:rsidRDefault="00AC58EF" w:rsidP="00683F2F">
      <w:pPr>
        <w:rPr>
          <w:ins w:id="1975" w:author="Ben  Pester" w:date="2016-11-29T12:35:00Z"/>
          <w:rFonts w:ascii="Arial" w:hAnsi="Arial" w:cs="Arial"/>
        </w:rPr>
      </w:pPr>
      <w:ins w:id="1976" w:author="Stephanie Miller" w:date="2016-11-11T16:43:00Z">
        <w:r>
          <w:rPr>
            <w:rFonts w:ascii="Arial" w:hAnsi="Arial" w:cs="Arial"/>
          </w:rPr>
          <w:t xml:space="preserve">Process </w:t>
        </w:r>
        <w:proofErr w:type="spellStart"/>
        <w:r>
          <w:rPr>
            <w:rFonts w:ascii="Arial" w:hAnsi="Arial" w:cs="Arial"/>
          </w:rPr>
          <w:t>Managmeent</w:t>
        </w:r>
        <w:proofErr w:type="spellEnd"/>
        <w:r>
          <w:rPr>
            <w:rFonts w:ascii="Arial" w:hAnsi="Arial" w:cs="Arial"/>
          </w:rPr>
          <w:t xml:space="preserve"> Training (Will need link from LMS team)</w:t>
        </w:r>
      </w:ins>
    </w:p>
    <w:p w14:paraId="298F8AED" w14:textId="78CE2949" w:rsidR="00796685" w:rsidRDefault="00796685" w:rsidP="00683F2F">
      <w:pPr>
        <w:rPr>
          <w:ins w:id="1977" w:author="Ben  Pester" w:date="2016-11-29T12:35:00Z"/>
          <w:rFonts w:ascii="Arial" w:hAnsi="Arial" w:cs="Arial"/>
        </w:rPr>
      </w:pPr>
      <w:ins w:id="1978" w:author="Ben  Pester" w:date="2016-11-29T12:35:00Z">
        <w:r>
          <w:rPr>
            <w:rFonts w:ascii="Arial" w:hAnsi="Arial" w:cs="Arial"/>
          </w:rPr>
          <w:t>THUMBNAIL</w:t>
        </w:r>
      </w:ins>
      <w:ins w:id="1979" w:author="Ben  Pester" w:date="2016-11-29T12:43:00Z">
        <w:r w:rsidR="003C0FE8">
          <w:rPr>
            <w:rFonts w:ascii="Arial" w:hAnsi="Arial" w:cs="Arial"/>
          </w:rPr>
          <w:t xml:space="preserve">: </w:t>
        </w:r>
      </w:ins>
      <w:ins w:id="1980" w:author="Ben  Pester" w:date="2016-11-29T12:44:00Z">
        <w:r w:rsidR="003C0FE8" w:rsidRPr="003C0FE8">
          <w:rPr>
            <w:rFonts w:ascii="Arial" w:hAnsi="Arial" w:cs="Arial"/>
          </w:rPr>
          <w:t>AdobeStock_65696193</w:t>
        </w:r>
        <w:r w:rsidR="003C0FE8">
          <w:rPr>
            <w:rFonts w:ascii="Arial" w:hAnsi="Arial" w:cs="Arial"/>
          </w:rPr>
          <w:t xml:space="preserve"> </w:t>
        </w:r>
      </w:ins>
    </w:p>
    <w:p w14:paraId="19976BC1" w14:textId="4DB5D1A0" w:rsidR="00796685" w:rsidRDefault="003C0FE8" w:rsidP="00683F2F">
      <w:pPr>
        <w:rPr>
          <w:ins w:id="1981" w:author="Ben  Pester" w:date="2016-11-29T12:44:00Z"/>
          <w:rFonts w:ascii="Arial" w:hAnsi="Arial" w:cs="Arial"/>
        </w:rPr>
      </w:pPr>
      <w:ins w:id="1982" w:author="Ben  Pester" w:date="2016-11-29T12:44:00Z">
        <w:r>
          <w:rPr>
            <w:rFonts w:ascii="Arial" w:hAnsi="Arial" w:cs="Arial"/>
          </w:rPr>
          <w:t>(</w:t>
        </w:r>
        <w:r w:rsidRPr="00C61B27">
          <w:rPr>
            <w:rFonts w:ascii="Arial" w:hAnsi="Arial" w:cs="Arial"/>
          </w:rPr>
          <w:t>Company/Projects/MDL851_BPBT_Landmarks/from_client/content/Module content/04_ITS/ITS images</w:t>
        </w:r>
        <w:r>
          <w:rPr>
            <w:rFonts w:ascii="Arial" w:hAnsi="Arial" w:cs="Arial"/>
          </w:rPr>
          <w:t xml:space="preserve">)  </w:t>
        </w:r>
      </w:ins>
    </w:p>
    <w:p w14:paraId="5337C4B6" w14:textId="77777777" w:rsidR="003C0FE8" w:rsidRDefault="003C0FE8" w:rsidP="00683F2F">
      <w:pPr>
        <w:rPr>
          <w:ins w:id="1983" w:author="Stephanie Miller" w:date="2016-11-14T15:27:00Z"/>
          <w:rFonts w:ascii="Arial" w:hAnsi="Arial" w:cs="Arial"/>
        </w:rPr>
      </w:pPr>
    </w:p>
    <w:p w14:paraId="01DA67CB" w14:textId="77777777" w:rsidR="0056188F" w:rsidRDefault="0056188F" w:rsidP="00683F2F">
      <w:pPr>
        <w:rPr>
          <w:ins w:id="1984" w:author="Ben  Pester" w:date="2016-11-29T12:36:00Z"/>
          <w:rFonts w:ascii="Arial" w:hAnsi="Arial" w:cs="Arial"/>
        </w:rPr>
      </w:pPr>
      <w:ins w:id="1985" w:author="Stephanie Miller" w:date="2016-11-14T15:27:00Z">
        <w:r>
          <w:rPr>
            <w:rFonts w:ascii="Arial" w:hAnsi="Arial" w:cs="Arial"/>
          </w:rPr>
          <w:t>Global PM Curriculum (Will need link from LMS team)</w:t>
        </w:r>
      </w:ins>
    </w:p>
    <w:p w14:paraId="612AF115" w14:textId="54C4F5BA" w:rsidR="00796685" w:rsidRDefault="00796685" w:rsidP="00683F2F">
      <w:pPr>
        <w:rPr>
          <w:ins w:id="1986" w:author="Ben  Pester" w:date="2016-11-29T12:45:00Z"/>
          <w:rFonts w:ascii="Arial" w:hAnsi="Arial" w:cs="Arial"/>
        </w:rPr>
      </w:pPr>
      <w:ins w:id="1987" w:author="Ben  Pester" w:date="2016-11-29T12:36:00Z">
        <w:r>
          <w:rPr>
            <w:rFonts w:ascii="Arial" w:hAnsi="Arial" w:cs="Arial"/>
          </w:rPr>
          <w:t>THUMBNAIL</w:t>
        </w:r>
      </w:ins>
      <w:ins w:id="1988" w:author="Ben  Pester" w:date="2016-11-29T12:45:00Z">
        <w:r w:rsidR="000712C7">
          <w:rPr>
            <w:rFonts w:ascii="Arial" w:hAnsi="Arial" w:cs="Arial"/>
          </w:rPr>
          <w:t>: BURST – Cloud</w:t>
        </w:r>
      </w:ins>
    </w:p>
    <w:p w14:paraId="7918ACA2" w14:textId="2313C50D" w:rsidR="000712C7" w:rsidRDefault="000712C7" w:rsidP="00683F2F">
      <w:pPr>
        <w:rPr>
          <w:ins w:id="1989" w:author="Ben  Pester" w:date="2016-11-29T12:36:00Z"/>
          <w:rFonts w:ascii="Arial" w:hAnsi="Arial" w:cs="Arial"/>
        </w:rPr>
      </w:pPr>
      <w:ins w:id="1990" w:author="Ben  Pester" w:date="2016-11-29T12:45:00Z">
        <w:r>
          <w:rPr>
            <w:rFonts w:ascii="Arial" w:hAnsi="Arial" w:cs="Arial"/>
          </w:rPr>
          <w:t>(</w:t>
        </w:r>
        <w:r w:rsidRPr="00C61B27">
          <w:rPr>
            <w:rFonts w:ascii="Arial" w:hAnsi="Arial" w:cs="Arial"/>
          </w:rPr>
          <w:t>Company/Projects/MDL851_BPBT_Landmarks/from_client/content/Module content/04_ITS/ITS images</w:t>
        </w:r>
        <w:r>
          <w:rPr>
            <w:rFonts w:ascii="Arial" w:hAnsi="Arial" w:cs="Arial"/>
          </w:rPr>
          <w:t xml:space="preserve">)  </w:t>
        </w:r>
      </w:ins>
    </w:p>
    <w:p w14:paraId="76480084" w14:textId="77777777" w:rsidR="00796685" w:rsidRDefault="00796685" w:rsidP="00683F2F">
      <w:pPr>
        <w:rPr>
          <w:ins w:id="1991" w:author="Stephanie Miller" w:date="2016-11-11T16:44:00Z"/>
          <w:rFonts w:ascii="Arial" w:hAnsi="Arial" w:cs="Arial"/>
        </w:rPr>
      </w:pPr>
    </w:p>
    <w:p w14:paraId="32CC808F" w14:textId="624C0E35" w:rsidR="00AC58EF" w:rsidRPr="00AC58EF" w:rsidDel="00796685" w:rsidRDefault="00AC58EF" w:rsidP="00683F2F">
      <w:pPr>
        <w:rPr>
          <w:del w:id="1992" w:author="Ben  Pester" w:date="2016-11-29T12:36:00Z"/>
          <w:rFonts w:ascii="Arial" w:hAnsi="Arial" w:cs="Arial"/>
          <w:color w:val="FF0000"/>
          <w:rPrChange w:id="1993" w:author="Stephanie Miller" w:date="2016-11-11T16:44:00Z">
            <w:rPr>
              <w:del w:id="1994" w:author="Ben  Pester" w:date="2016-11-29T12:36:00Z"/>
              <w:rFonts w:ascii="Arial" w:hAnsi="Arial" w:cs="Arial"/>
            </w:rPr>
          </w:rPrChange>
        </w:rPr>
      </w:pPr>
      <w:ins w:id="1995" w:author="Stephanie Miller" w:date="2016-11-11T16:44:00Z">
        <w:del w:id="1996" w:author="Ben  Pester" w:date="2016-11-29T12:36:00Z">
          <w:r w:rsidRPr="00AC58EF" w:rsidDel="00796685">
            <w:rPr>
              <w:rFonts w:ascii="Arial" w:hAnsi="Arial" w:cs="Arial"/>
              <w:color w:val="FF0000"/>
              <w:rPrChange w:id="1997" w:author="Stephanie Miller" w:date="2016-11-11T16:44:00Z">
                <w:rPr>
                  <w:rFonts w:ascii="Arial" w:hAnsi="Arial" w:cs="Arial"/>
                </w:rPr>
              </w:rPrChange>
            </w:rPr>
            <w:delText>Any additional strat planning materials or content around capabilities delivered (example IDF video)</w:delText>
          </w:r>
        </w:del>
      </w:ins>
    </w:p>
    <w:p w14:paraId="6A6CAF10" w14:textId="77777777" w:rsidR="002B581E" w:rsidRPr="00FF6867" w:rsidRDefault="002B581E" w:rsidP="00683F2F">
      <w:pPr>
        <w:rPr>
          <w:rFonts w:ascii="Arial" w:hAnsi="Arial" w:cs="Arial"/>
        </w:rPr>
      </w:pPr>
    </w:p>
    <w:p w14:paraId="6684E3BC" w14:textId="77777777" w:rsidR="007E6175" w:rsidRPr="00FF6867" w:rsidRDefault="002B581E" w:rsidP="003C29E1">
      <w:pPr>
        <w:rPr>
          <w:rFonts w:ascii="Arial" w:hAnsi="Arial" w:cs="Arial"/>
          <w:b/>
          <w:u w:val="single"/>
        </w:rPr>
      </w:pPr>
      <w:r w:rsidRPr="00FF6867">
        <w:rPr>
          <w:rFonts w:ascii="Arial" w:hAnsi="Arial" w:cs="Arial"/>
          <w:b/>
          <w:u w:val="single"/>
        </w:rPr>
        <w:t>RESOURCE 1 TITLE</w:t>
      </w:r>
    </w:p>
    <w:p w14:paraId="132184DB" w14:textId="7C614017" w:rsidR="002B581E" w:rsidRPr="00FF6867" w:rsidDel="00A26DC5" w:rsidRDefault="002B581E" w:rsidP="003C29E1">
      <w:pPr>
        <w:rPr>
          <w:del w:id="1998" w:author="Ben  Pester" w:date="2016-11-29T11:50:00Z"/>
          <w:rFonts w:ascii="Arial" w:hAnsi="Arial" w:cs="Arial"/>
        </w:rPr>
      </w:pPr>
      <w:del w:id="1999" w:author="Ben  Pester" w:date="2016-11-29T11:50:00Z">
        <w:r w:rsidRPr="00FF6867" w:rsidDel="00A26DC5">
          <w:rPr>
            <w:rFonts w:ascii="Arial" w:hAnsi="Arial" w:cs="Arial"/>
          </w:rPr>
          <w:delText>[Insert Resource 1 title]</w:delText>
        </w:r>
      </w:del>
    </w:p>
    <w:p w14:paraId="5A7ED1B3" w14:textId="77777777" w:rsidR="00A26DC5" w:rsidRPr="00FF6867" w:rsidRDefault="00A26DC5" w:rsidP="003C29E1">
      <w:pPr>
        <w:rPr>
          <w:rFonts w:ascii="Arial" w:hAnsi="Arial" w:cs="Arial"/>
        </w:rPr>
      </w:pPr>
    </w:p>
    <w:p w14:paraId="7EF43F17" w14:textId="77777777" w:rsidR="002B581E" w:rsidRPr="00FF6867" w:rsidDel="000712C7" w:rsidRDefault="002B581E" w:rsidP="002B581E">
      <w:pPr>
        <w:rPr>
          <w:del w:id="2000" w:author="Ben  Pester" w:date="2016-11-29T12:46:00Z"/>
          <w:rFonts w:ascii="Arial" w:hAnsi="Arial" w:cs="Arial"/>
          <w:b/>
          <w:u w:val="single"/>
        </w:rPr>
      </w:pPr>
      <w:r w:rsidRPr="00FF6867">
        <w:rPr>
          <w:rFonts w:ascii="Arial" w:hAnsi="Arial" w:cs="Arial"/>
          <w:b/>
          <w:u w:val="single"/>
        </w:rPr>
        <w:t>RESOURCE 1 THUMBNAIL</w:t>
      </w:r>
    </w:p>
    <w:p w14:paraId="4B847C85" w14:textId="54B33593" w:rsidR="00A26DC5" w:rsidRDefault="00A26DC5" w:rsidP="002B581E">
      <w:pPr>
        <w:rPr>
          <w:ins w:id="2001" w:author="Ben  Pester" w:date="2016-11-29T11:50:00Z"/>
          <w:rFonts w:ascii="Arial" w:hAnsi="Arial" w:cs="Arial"/>
        </w:rPr>
      </w:pPr>
    </w:p>
    <w:p w14:paraId="7B254A2A" w14:textId="3D4E3558" w:rsidR="002B581E" w:rsidRPr="00FF6867" w:rsidDel="00A26DC5" w:rsidRDefault="002B581E" w:rsidP="002B581E">
      <w:pPr>
        <w:rPr>
          <w:del w:id="2002" w:author="Ben  Pester" w:date="2016-11-29T11:50:00Z"/>
          <w:rFonts w:ascii="Arial" w:hAnsi="Arial" w:cs="Arial"/>
        </w:rPr>
      </w:pPr>
      <w:del w:id="2003" w:author="Ben  Pester" w:date="2016-11-29T11:50:00Z">
        <w:r w:rsidRPr="00FF6867" w:rsidDel="00A26DC5">
          <w:rPr>
            <w:rFonts w:ascii="Arial" w:hAnsi="Arial" w:cs="Arial"/>
          </w:rPr>
          <w:delText>[Describe thumbnail image used to illustrate this resource]</w:delText>
        </w:r>
      </w:del>
    </w:p>
    <w:p w14:paraId="609B345A" w14:textId="77777777" w:rsidR="002B581E" w:rsidRPr="00FF6867" w:rsidRDefault="002B581E" w:rsidP="002B581E">
      <w:pPr>
        <w:rPr>
          <w:rFonts w:ascii="Arial" w:hAnsi="Arial" w:cs="Arial"/>
          <w:b/>
          <w:u w:val="single"/>
        </w:rPr>
      </w:pPr>
    </w:p>
    <w:p w14:paraId="3D344DB7" w14:textId="77777777" w:rsidR="002B581E" w:rsidRPr="00FF6867" w:rsidRDefault="002B581E" w:rsidP="002B581E">
      <w:pPr>
        <w:rPr>
          <w:rFonts w:ascii="Arial" w:hAnsi="Arial" w:cs="Arial"/>
          <w:b/>
          <w:u w:val="single"/>
        </w:rPr>
      </w:pPr>
      <w:r w:rsidRPr="00FF6867">
        <w:rPr>
          <w:rFonts w:ascii="Arial" w:hAnsi="Arial" w:cs="Arial"/>
          <w:b/>
          <w:u w:val="single"/>
        </w:rPr>
        <w:t>RESOURCE 1 SOURCE</w:t>
      </w:r>
    </w:p>
    <w:p w14:paraId="1A964A56" w14:textId="148EF61D" w:rsidR="002B581E" w:rsidRPr="003C226E" w:rsidDel="00A26DC5" w:rsidRDefault="002B581E" w:rsidP="002B581E">
      <w:pPr>
        <w:rPr>
          <w:del w:id="2004" w:author="Ben  Pester" w:date="2016-11-29T11:50:00Z"/>
          <w:rFonts w:ascii="Arial" w:hAnsi="Arial" w:cs="Arial"/>
        </w:rPr>
      </w:pPr>
      <w:del w:id="2005" w:author="Ben  Pester" w:date="2016-11-29T11:50:00Z">
        <w:r w:rsidRPr="00FF6867" w:rsidDel="00A26DC5">
          <w:rPr>
            <w:rFonts w:ascii="Arial" w:hAnsi="Arial" w:cs="Arial"/>
          </w:rPr>
          <w:delText>[Insert the URL or file reference for the linked document]</w:delText>
        </w:r>
      </w:del>
    </w:p>
    <w:p w14:paraId="06761D9B" w14:textId="77777777" w:rsidR="00930AF7" w:rsidRPr="003C226E" w:rsidRDefault="00930AF7" w:rsidP="003C29E1">
      <w:pPr>
        <w:rPr>
          <w:rFonts w:ascii="Arial" w:hAnsi="Arial" w:cs="Arial"/>
        </w:rPr>
      </w:pPr>
    </w:p>
    <w:sectPr w:rsidR="00930AF7" w:rsidRPr="003C226E" w:rsidSect="003C54AD">
      <w:footerReference w:type="default" r:id="rId25"/>
      <w:pgSz w:w="11907" w:h="16839" w:code="9"/>
      <w:pgMar w:top="709" w:right="1041" w:bottom="1440" w:left="1276" w:header="708" w:footer="322"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1" w:author="Cadenas, Maria Gabriela" w:date="2016-11-28T11:36:00Z" w:initials="CMG">
    <w:p w14:paraId="33849CD6" w14:textId="13EF0589" w:rsidR="0024478F" w:rsidRDefault="0024478F" w:rsidP="001C0D23">
      <w:pPr>
        <w:pStyle w:val="CommentText"/>
      </w:pPr>
      <w:r>
        <w:rPr>
          <w:rStyle w:val="CommentReference"/>
        </w:rPr>
        <w:annotationRef/>
      </w:r>
      <w:r>
        <w:t>Shouldn't we measure interaction with external partners leveraging on broader knowledge and experience</w:t>
      </w:r>
    </w:p>
  </w:comment>
  <w:comment w:id="85" w:author="Gassmere, Dawn E" w:date="2016-11-07T07:40:00Z" w:initials="GDE">
    <w:p w14:paraId="0181823B" w14:textId="77777777" w:rsidR="0024478F" w:rsidRDefault="0024478F">
      <w:pPr>
        <w:pStyle w:val="CommentText"/>
      </w:pPr>
      <w:r>
        <w:rPr>
          <w:rStyle w:val="CommentReference"/>
        </w:rPr>
        <w:annotationRef/>
      </w:r>
      <w:r>
        <w:t>What does this do?</w:t>
      </w:r>
    </w:p>
  </w:comment>
  <w:comment w:id="86" w:author="Thomas Flood" w:date="2016-11-11T17:01:00Z" w:initials="TF">
    <w:p w14:paraId="606DC5A8" w14:textId="77777777" w:rsidR="0024478F" w:rsidRDefault="0024478F">
      <w:pPr>
        <w:pStyle w:val="CommentText"/>
      </w:pPr>
      <w:r>
        <w:rPr>
          <w:rStyle w:val="CommentReference"/>
        </w:rPr>
        <w:annotationRef/>
      </w:r>
      <w:r>
        <w:t>There will be a button on screen to reflect this prompt which the learner will click to enter the course.</w:t>
      </w:r>
    </w:p>
  </w:comment>
  <w:comment w:id="90" w:author="Gassmere, Dawn E" w:date="2016-11-07T07:42:00Z" w:initials="GDE">
    <w:p w14:paraId="6E44AF06" w14:textId="77777777" w:rsidR="0024478F" w:rsidRDefault="0024478F">
      <w:pPr>
        <w:pStyle w:val="CommentText"/>
      </w:pPr>
      <w:r>
        <w:rPr>
          <w:rStyle w:val="CommentReference"/>
        </w:rPr>
        <w:annotationRef/>
      </w:r>
      <w:r>
        <w:t xml:space="preserve">Per feedback from initial session recommend to update the first picture </w:t>
      </w:r>
    </w:p>
  </w:comment>
  <w:comment w:id="91" w:author="Thomas Flood" w:date="2016-11-11T17:02:00Z" w:initials="TF">
    <w:p w14:paraId="5BFB5B2F" w14:textId="77777777" w:rsidR="0024478F" w:rsidRDefault="0024478F">
      <w:pPr>
        <w:pStyle w:val="CommentText"/>
      </w:pPr>
      <w:r>
        <w:rPr>
          <w:rStyle w:val="CommentReference"/>
        </w:rPr>
        <w:annotationRef/>
      </w:r>
      <w:r>
        <w:t>This now includes the updated menu screen.</w:t>
      </w:r>
    </w:p>
  </w:comment>
  <w:comment w:id="92" w:author="Stephanie Miller" w:date="2016-11-28T11:36:00Z" w:initials="SM">
    <w:p w14:paraId="54E60A64" w14:textId="3AEFD8DE" w:rsidR="0024478F" w:rsidRDefault="0024478F">
      <w:pPr>
        <w:pStyle w:val="CommentText"/>
      </w:pPr>
      <w:r>
        <w:rPr>
          <w:rStyle w:val="CommentReference"/>
        </w:rPr>
        <w:annotationRef/>
      </w:r>
      <w:r>
        <w:t>This is called 'empowering growth' in later page. Should likely be updated for consistency. Same as title on prior page.</w:t>
      </w:r>
    </w:p>
  </w:comment>
  <w:comment w:id="118" w:author="Gassmere, Dawn E" w:date="2016-11-07T07:44:00Z" w:initials="GDE">
    <w:p w14:paraId="182982E2" w14:textId="77777777" w:rsidR="0024478F" w:rsidRDefault="0024478F">
      <w:pPr>
        <w:pStyle w:val="CommentText"/>
      </w:pPr>
      <w:r>
        <w:rPr>
          <w:rStyle w:val="CommentReference"/>
        </w:rPr>
        <w:annotationRef/>
      </w:r>
      <w:r>
        <w:t>Unclear statement – need to evolve.</w:t>
      </w:r>
    </w:p>
  </w:comment>
  <w:comment w:id="237" w:author="Stephanie Miller" w:date="2016-11-11T12:17:00Z" w:initials="SM">
    <w:p w14:paraId="0B8EE8CE" w14:textId="77777777" w:rsidR="0024478F" w:rsidRDefault="0024478F">
      <w:pPr>
        <w:pStyle w:val="CommentText"/>
      </w:pPr>
      <w:r>
        <w:rPr>
          <w:rStyle w:val="CommentReference"/>
        </w:rPr>
        <w:annotationRef/>
      </w:r>
      <w:r>
        <w:t>Kevin / Marcelo to sign off on section</w:t>
      </w:r>
    </w:p>
  </w:comment>
  <w:comment w:id="301" w:author="Stephanie Miller" w:date="2016-11-28T11:36:00Z" w:initials="SM">
    <w:p w14:paraId="0485CC01" w14:textId="7B201CA5" w:rsidR="0024478F" w:rsidRDefault="0024478F">
      <w:pPr>
        <w:pStyle w:val="CommentText"/>
      </w:pPr>
      <w:r>
        <w:rPr>
          <w:rStyle w:val="CommentReference"/>
        </w:rPr>
        <w:annotationRef/>
      </w:r>
      <w:r>
        <w:t>Don't we need to add ISC here since it was added?</w:t>
      </w:r>
    </w:p>
  </w:comment>
  <w:comment w:id="303" w:author="Stephanie Miller" w:date="2016-11-11T12:30:00Z" w:initials="SM">
    <w:p w14:paraId="1BEFF970" w14:textId="77777777" w:rsidR="0024478F" w:rsidRDefault="0024478F">
      <w:pPr>
        <w:pStyle w:val="CommentText"/>
      </w:pPr>
      <w:r>
        <w:rPr>
          <w:rStyle w:val="CommentReference"/>
        </w:rPr>
        <w:annotationRef/>
      </w:r>
      <w:r>
        <w:t>Marcelo/Kevin to review</w:t>
      </w:r>
    </w:p>
  </w:comment>
  <w:comment w:id="310" w:author="Gassmere, Dawn E" w:date="2016-11-07T07:52:00Z" w:initials="GDE">
    <w:p w14:paraId="60410491" w14:textId="77777777" w:rsidR="0024478F" w:rsidRDefault="0024478F">
      <w:pPr>
        <w:pStyle w:val="CommentText"/>
      </w:pPr>
      <w:r>
        <w:rPr>
          <w:rStyle w:val="CommentReference"/>
        </w:rPr>
        <w:annotationRef/>
      </w:r>
      <w:r>
        <w:rPr>
          <w:rStyle w:val="CommentReference"/>
        </w:rPr>
        <w:t>Brightwave to update wording</w:t>
      </w:r>
    </w:p>
  </w:comment>
  <w:comment w:id="326" w:author="Woolley, Lorraine" w:date="2016-11-09T12:31:00Z" w:initials="WL">
    <w:p w14:paraId="3959286F" w14:textId="77777777" w:rsidR="0024478F" w:rsidRPr="00F758B3" w:rsidRDefault="0024478F">
      <w:pPr>
        <w:pStyle w:val="CommentText"/>
        <w:rPr>
          <w:b/>
        </w:rPr>
      </w:pPr>
      <w:r w:rsidRPr="00F758B3">
        <w:rPr>
          <w:b/>
        </w:rPr>
        <w:t xml:space="preserve">We will get a better description from </w:t>
      </w:r>
      <w:proofErr w:type="spellStart"/>
      <w:r>
        <w:rPr>
          <w:b/>
        </w:rPr>
        <w:t>WiSE</w:t>
      </w:r>
      <w:proofErr w:type="spellEnd"/>
      <w:r w:rsidRPr="00F758B3">
        <w:rPr>
          <w:b/>
        </w:rPr>
        <w:t xml:space="preserve"> team: </w:t>
      </w:r>
    </w:p>
    <w:p w14:paraId="2C710A89" w14:textId="77777777" w:rsidR="0024478F" w:rsidRDefault="0024478F">
      <w:pPr>
        <w:pStyle w:val="CommentText"/>
      </w:pPr>
    </w:p>
    <w:p w14:paraId="07ADE5F1" w14:textId="77777777" w:rsidR="0024478F" w:rsidRDefault="0024478F">
      <w:pPr>
        <w:pStyle w:val="CommentText"/>
      </w:pPr>
      <w:r>
        <w:rPr>
          <w:rStyle w:val="CommentReference"/>
        </w:rPr>
        <w:annotationRef/>
      </w:r>
      <w:r>
        <w:t>These solutions may not be known to everyone in terms of what they mean – also they will date.  Suggest something like providing the platform and tablets to enable Sales to consistently follow perfect store process across our organization.</w:t>
      </w:r>
    </w:p>
  </w:comment>
  <w:comment w:id="327" w:author="Woolley, Lorraine" w:date="2016-11-09T12:34:00Z" w:initials="WL">
    <w:p w14:paraId="355AFC8F" w14:textId="77777777" w:rsidR="0024478F" w:rsidRDefault="0024478F">
      <w:pPr>
        <w:pStyle w:val="CommentText"/>
      </w:pPr>
      <w:r>
        <w:rPr>
          <w:rStyle w:val="CommentReference"/>
        </w:rPr>
        <w:annotationRef/>
      </w:r>
    </w:p>
  </w:comment>
  <w:comment w:id="363" w:author="Miller, Stephanie L" w:date="2016-11-09T13:09:00Z" w:initials="MSL">
    <w:p w14:paraId="7E97C1A7" w14:textId="77777777" w:rsidR="0024478F" w:rsidRDefault="0024478F">
      <w:pPr>
        <w:pStyle w:val="CommentText"/>
      </w:pPr>
      <w:r>
        <w:rPr>
          <w:rStyle w:val="CommentReference"/>
        </w:rPr>
        <w:annotationRef/>
      </w:r>
      <w:r>
        <w:t>Can we add fourth example on ISC – IDF example (in email sent last week)</w:t>
      </w:r>
    </w:p>
  </w:comment>
  <w:comment w:id="408" w:author="Gassmere, Dawn E" w:date="2016-11-07T08:25:00Z" w:initials="GDE">
    <w:p w14:paraId="1EED1D5B" w14:textId="77777777" w:rsidR="0024478F" w:rsidRDefault="0024478F">
      <w:pPr>
        <w:pStyle w:val="CommentText"/>
      </w:pPr>
      <w:r>
        <w:rPr>
          <w:rStyle w:val="CommentReference"/>
        </w:rPr>
        <w:annotationRef/>
      </w:r>
      <w:r>
        <w:t>Can we add fourth example on ISC – IDF example (in email sent last week)</w:t>
      </w:r>
    </w:p>
  </w:comment>
  <w:comment w:id="420" w:author="Gassmere, Dawn E" w:date="2016-11-28T11:36:00Z" w:initials="GDE">
    <w:p w14:paraId="098BDEF0" w14:textId="53CF6E93" w:rsidR="0024478F" w:rsidRDefault="0024478F">
      <w:pPr>
        <w:pStyle w:val="CommentText"/>
      </w:pPr>
      <w:r>
        <w:rPr>
          <w:rStyle w:val="CommentReference"/>
        </w:rPr>
        <w:annotationRef/>
      </w:r>
      <w:r>
        <w:t>This section should focus on our mission 'empowering growth'</w:t>
      </w:r>
    </w:p>
  </w:comment>
  <w:comment w:id="432" w:author="Stephanie Miller" w:date="2016-11-28T11:36:00Z" w:initials="SM">
    <w:p w14:paraId="55F45D7A" w14:textId="118B0442" w:rsidR="0024478F" w:rsidRDefault="0024478F">
      <w:pPr>
        <w:pStyle w:val="CommentText"/>
      </w:pPr>
      <w:r>
        <w:rPr>
          <w:rStyle w:val="CommentReference"/>
        </w:rPr>
        <w:annotationRef/>
      </w:r>
      <w:r>
        <w:t xml:space="preserve">Kevin / Marcelo to review – if we don't like 'ITS is, we can also consider having them switch to 'Empowering Growth is…'.' Could be </w:t>
      </w:r>
      <w:proofErr w:type="spellStart"/>
      <w:r>
        <w:t>differen</w:t>
      </w:r>
      <w:proofErr w:type="spellEnd"/>
      <w:r>
        <w:t xml:space="preserve"> take if the below layout doesn't work.  </w:t>
      </w:r>
    </w:p>
  </w:comment>
  <w:comment w:id="468" w:author="Gassmere, Dawn E" w:date="2016-11-07T08:29:00Z" w:initials="GDE">
    <w:p w14:paraId="1AB2E551" w14:textId="77777777" w:rsidR="0024478F" w:rsidRDefault="0024478F">
      <w:pPr>
        <w:pStyle w:val="CommentText"/>
      </w:pPr>
      <w:r>
        <w:rPr>
          <w:rStyle w:val="CommentReference"/>
        </w:rPr>
        <w:annotationRef/>
      </w:r>
      <w:r>
        <w:t xml:space="preserve"> is the same as heading 3 text </w:t>
      </w:r>
    </w:p>
  </w:comment>
  <w:comment w:id="474" w:author="Miller, Stephanie L" w:date="2016-11-28T11:36:00Z" w:initials="MSL">
    <w:p w14:paraId="5C141FA7" w14:textId="29F252CD" w:rsidR="0024478F" w:rsidRDefault="0024478F">
      <w:pPr>
        <w:pStyle w:val="CommentText"/>
      </w:pPr>
      <w:r>
        <w:rPr>
          <w:rStyle w:val="CommentReference"/>
        </w:rPr>
        <w:annotationRef/>
      </w:r>
      <w:r>
        <w:t xml:space="preserve">This section should not be mission' as mission is Empowering Growth and should be covered in above section. </w:t>
      </w:r>
    </w:p>
    <w:p w14:paraId="0B0F3199" w14:textId="77777777" w:rsidR="0024478F" w:rsidRDefault="0024478F">
      <w:pPr>
        <w:pStyle w:val="CommentText"/>
      </w:pPr>
    </w:p>
    <w:p w14:paraId="60EE6B95" w14:textId="77777777" w:rsidR="0024478F" w:rsidRDefault="0024478F">
      <w:pPr>
        <w:pStyle w:val="CommentText"/>
      </w:pPr>
      <w:r>
        <w:t xml:space="preserve">This section is about our strategic insignia and focusing in particular on our strategic pillars. </w:t>
      </w:r>
    </w:p>
  </w:comment>
  <w:comment w:id="508" w:author="Miller, Stephanie L" w:date="2016-11-07T16:19:00Z" w:initials="MSL">
    <w:p w14:paraId="35A22B64" w14:textId="77777777" w:rsidR="0024478F" w:rsidRDefault="0024478F">
      <w:pPr>
        <w:pStyle w:val="CommentText"/>
      </w:pPr>
      <w:r>
        <w:rPr>
          <w:rStyle w:val="CommentReference"/>
        </w:rPr>
        <w:annotationRef/>
      </w:r>
      <w:r>
        <w:t xml:space="preserve">Kevin or </w:t>
      </w:r>
      <w:proofErr w:type="gramStart"/>
      <w:r>
        <w:t>Marcelo  to</w:t>
      </w:r>
      <w:proofErr w:type="gramEnd"/>
      <w:r>
        <w:t xml:space="preserve"> review this section for wording.</w:t>
      </w:r>
    </w:p>
  </w:comment>
  <w:comment w:id="513" w:author="Stephanie Miller" w:date="2016-11-14T14:50:00Z" w:initials="SM">
    <w:p w14:paraId="29676343" w14:textId="77777777" w:rsidR="0024478F" w:rsidRDefault="0024478F">
      <w:pPr>
        <w:pStyle w:val="CommentText"/>
      </w:pPr>
      <w:r>
        <w:rPr>
          <w:rStyle w:val="CommentReference"/>
        </w:rPr>
        <w:annotationRef/>
      </w:r>
      <w:r>
        <w:t>Validation on shelf like for this tour. Will we be able to update in ~4 years, once Ambition 2020 is outdated?</w:t>
      </w:r>
    </w:p>
  </w:comment>
  <w:comment w:id="547" w:author="Holecka, Marek" w:date="2016-11-15T07:38:00Z" w:initials="HM">
    <w:p w14:paraId="7E57C333" w14:textId="77777777" w:rsidR="0024478F" w:rsidRDefault="0024478F" w:rsidP="008866F1">
      <w:pPr>
        <w:pStyle w:val="CommentText"/>
      </w:pPr>
      <w:r>
        <w:rPr>
          <w:rStyle w:val="CommentReference"/>
        </w:rPr>
        <w:annotationRef/>
      </w:r>
      <w:r>
        <w:t>Initial Draft, suggest DIAL team completes the message (Michele Bright)</w:t>
      </w:r>
    </w:p>
  </w:comment>
  <w:comment w:id="597" w:author="Miller, Stephanie L" w:date="2016-11-07T16:21:00Z" w:initials="MSL">
    <w:p w14:paraId="07E86EC5" w14:textId="77777777" w:rsidR="0024478F" w:rsidRDefault="0024478F">
      <w:pPr>
        <w:pStyle w:val="CommentText"/>
      </w:pPr>
      <w:r>
        <w:rPr>
          <w:rStyle w:val="CommentReference"/>
        </w:rPr>
        <w:annotationRef/>
      </w:r>
      <w:r>
        <w:t xml:space="preserve">Kevin or Marcelo to review section for wording. </w:t>
      </w:r>
    </w:p>
  </w:comment>
  <w:comment w:id="600" w:author="Stephanie Miller" w:date="2016-11-14T14:53:00Z" w:initials="SM">
    <w:p w14:paraId="7AEE3D20" w14:textId="77777777" w:rsidR="0024478F" w:rsidRDefault="0024478F">
      <w:pPr>
        <w:pStyle w:val="CommentText"/>
      </w:pPr>
      <w:r>
        <w:rPr>
          <w:rStyle w:val="CommentReference"/>
        </w:rPr>
        <w:annotationRef/>
      </w:r>
      <w:r>
        <w:t xml:space="preserve">Do we need to define capability so users reading understand? </w:t>
      </w:r>
    </w:p>
  </w:comment>
  <w:comment w:id="610" w:author="Miller, Stephanie L" w:date="2016-11-07T16:20:00Z" w:initials="MSL">
    <w:p w14:paraId="20ABF25B" w14:textId="77777777" w:rsidR="0024478F" w:rsidRDefault="0024478F" w:rsidP="005674B4">
      <w:pPr>
        <w:pStyle w:val="CommentText"/>
      </w:pPr>
      <w:r>
        <w:rPr>
          <w:rStyle w:val="CommentReference"/>
        </w:rPr>
        <w:annotationRef/>
      </w:r>
      <w:r>
        <w:t xml:space="preserve">Should we focus on costs of global </w:t>
      </w:r>
      <w:proofErr w:type="spellStart"/>
      <w:proofErr w:type="gramStart"/>
      <w:r>
        <w:t>soltions</w:t>
      </w:r>
      <w:proofErr w:type="spellEnd"/>
      <w:r>
        <w:t xml:space="preserve">  not</w:t>
      </w:r>
      <w:proofErr w:type="gramEnd"/>
      <w:r>
        <w:t xml:space="preserve"> end user tools? Not sure it matters </w:t>
      </w:r>
      <w:proofErr w:type="spellStart"/>
      <w:r>
        <w:t>signficiantly</w:t>
      </w:r>
      <w:proofErr w:type="spellEnd"/>
      <w:r>
        <w:t>. Kevin to review.</w:t>
      </w:r>
    </w:p>
  </w:comment>
  <w:comment w:id="616" w:author="Miller, Stephanie L" w:date="2016-11-07T16:20:00Z" w:initials="MSL">
    <w:p w14:paraId="7F7D5F1A" w14:textId="77777777" w:rsidR="0024478F" w:rsidRDefault="0024478F">
      <w:pPr>
        <w:pStyle w:val="CommentText"/>
      </w:pPr>
      <w:r>
        <w:rPr>
          <w:rStyle w:val="CommentReference"/>
        </w:rPr>
        <w:annotationRef/>
      </w:r>
      <w:r>
        <w:t xml:space="preserve">Should we focus on costs of global </w:t>
      </w:r>
      <w:proofErr w:type="spellStart"/>
      <w:proofErr w:type="gramStart"/>
      <w:r>
        <w:t>soltions</w:t>
      </w:r>
      <w:proofErr w:type="spellEnd"/>
      <w:r>
        <w:t xml:space="preserve">  not</w:t>
      </w:r>
      <w:proofErr w:type="gramEnd"/>
      <w:r>
        <w:t xml:space="preserve"> end user tools? Not sure it matters </w:t>
      </w:r>
      <w:proofErr w:type="spellStart"/>
      <w:r>
        <w:t>signficiantly</w:t>
      </w:r>
      <w:proofErr w:type="spellEnd"/>
      <w:r>
        <w:t>. Kevin to review.</w:t>
      </w:r>
    </w:p>
  </w:comment>
  <w:comment w:id="623" w:author="Miller, Stephanie L" w:date="2016-11-28T11:36:00Z" w:initials="MSL">
    <w:p w14:paraId="07B664AE" w14:textId="71E742F4" w:rsidR="0024478F" w:rsidRDefault="0024478F">
      <w:pPr>
        <w:pStyle w:val="CommentText"/>
      </w:pPr>
      <w:r>
        <w:rPr>
          <w:rStyle w:val="CommentReference"/>
        </w:rPr>
        <w:annotationRef/>
      </w:r>
      <w:r>
        <w:t xml:space="preserve">We send feedback last week. </w:t>
      </w:r>
      <w:proofErr w:type="spellStart"/>
      <w:r>
        <w:t>Im</w:t>
      </w:r>
      <w:proofErr w:type="spellEnd"/>
      <w:r>
        <w:t xml:space="preserve"> assuming we shouldn't provide comments here as this will evolve to match the examples provided. Let us know if we need to provide more content at this point. If you can provide guidance on what detail you need we can send out to SMEs for each example. We provided 2 for each measure of success.</w:t>
      </w:r>
    </w:p>
  </w:comment>
  <w:comment w:id="624" w:author="Thomas Flood" w:date="2016-11-18T09:35:00Z" w:initials="TF">
    <w:p w14:paraId="7B4120FA" w14:textId="77777777" w:rsidR="0024478F" w:rsidRDefault="0024478F">
      <w:pPr>
        <w:pStyle w:val="CommentText"/>
      </w:pPr>
      <w:r>
        <w:rPr>
          <w:rStyle w:val="CommentReference"/>
        </w:rPr>
        <w:annotationRef/>
      </w:r>
      <w:r>
        <w:t>This has now been implemented to show a number of different examples of the content provided. We unfortunately do not have the space on screen to use all the examples, so have picked the ones we feel are most engaging to the widest variety of learners.</w:t>
      </w:r>
    </w:p>
  </w:comment>
  <w:comment w:id="713" w:author="Miller, Stephanie L" w:date="2016-11-07T16:22:00Z" w:initials="MSL">
    <w:p w14:paraId="0C9B18C0" w14:textId="77777777" w:rsidR="0024478F" w:rsidRDefault="0024478F">
      <w:pPr>
        <w:pStyle w:val="CommentText"/>
      </w:pPr>
      <w:r>
        <w:rPr>
          <w:rStyle w:val="CommentReference"/>
        </w:rPr>
        <w:annotationRef/>
      </w:r>
      <w:r>
        <w:t xml:space="preserve">Need to know if template is available for case study examples. Otherwise we will not likely have bandwidth to create additional materials for resource room on cases mentioned in learning. </w:t>
      </w:r>
    </w:p>
  </w:comment>
  <w:comment w:id="714" w:author="Ben  Pester" w:date="2016-11-11T10:37:00Z" w:initials="BP">
    <w:p w14:paraId="35113007" w14:textId="77777777" w:rsidR="0024478F" w:rsidRDefault="0024478F">
      <w:pPr>
        <w:pStyle w:val="CommentText"/>
      </w:pPr>
      <w:r>
        <w:rPr>
          <w:rStyle w:val="CommentReference"/>
        </w:rPr>
        <w:annotationRef/>
      </w:r>
      <w:r>
        <w:t xml:space="preserve">The resources available can be in any form you already have available. They can be updated whenever new resources are created within your function. For example, your </w:t>
      </w:r>
      <w:proofErr w:type="spellStart"/>
      <w:r>
        <w:t>Powerpoint</w:t>
      </w:r>
      <w:proofErr w:type="spellEnd"/>
      <w:r>
        <w:t xml:space="preserve"> deck on IDF would be perfect here. </w:t>
      </w:r>
    </w:p>
  </w:comment>
  <w:comment w:id="715" w:author="Stephanie Miller" w:date="2016-11-11T12:56:00Z" w:initials="SM">
    <w:p w14:paraId="6F6C51CF" w14:textId="77777777" w:rsidR="0024478F" w:rsidRDefault="0024478F">
      <w:pPr>
        <w:pStyle w:val="CommentText"/>
      </w:pPr>
      <w:r>
        <w:rPr>
          <w:rStyle w:val="CommentReference"/>
        </w:rPr>
        <w:annotationRef/>
      </w:r>
      <w:r>
        <w:t xml:space="preserve">Action for us to </w:t>
      </w:r>
      <w:proofErr w:type="spellStart"/>
      <w:r>
        <w:t>complile</w:t>
      </w:r>
      <w:proofErr w:type="spellEnd"/>
      <w:r>
        <w:t xml:space="preserve"> resource room material. Not sure what is available from </w:t>
      </w:r>
      <w:proofErr w:type="spellStart"/>
      <w:r>
        <w:t>strat</w:t>
      </w:r>
      <w:proofErr w:type="spellEnd"/>
      <w:r>
        <w:t xml:space="preserve"> planning activities. </w:t>
      </w:r>
    </w:p>
  </w:comment>
  <w:comment w:id="722" w:author="Gassmere, Dawn E" w:date="2016-11-07T08:42:00Z" w:initials="GDE">
    <w:p w14:paraId="298B672A" w14:textId="77777777" w:rsidR="0024478F" w:rsidRDefault="0024478F">
      <w:pPr>
        <w:pStyle w:val="CommentText"/>
      </w:pPr>
      <w:r>
        <w:rPr>
          <w:rStyle w:val="CommentReference"/>
        </w:rPr>
        <w:annotationRef/>
      </w:r>
      <w:r>
        <w:t xml:space="preserve">This statement is unclear – we will focus on standard roles </w:t>
      </w:r>
    </w:p>
  </w:comment>
  <w:comment w:id="723" w:author="Stephanie Miller" w:date="2016-11-11T17:05:00Z" w:initials="SM">
    <w:p w14:paraId="64017E90" w14:textId="77777777" w:rsidR="0024478F" w:rsidRDefault="0024478F">
      <w:pPr>
        <w:pStyle w:val="CommentText"/>
      </w:pPr>
      <w:r>
        <w:rPr>
          <w:rStyle w:val="CommentReference"/>
        </w:rPr>
        <w:annotationRef/>
      </w:r>
      <w:r>
        <w:t>Where are the ITS people? Does this make sense to keep anymore?</w:t>
      </w:r>
    </w:p>
  </w:comment>
  <w:comment w:id="730" w:author="Miller, Stephanie L" w:date="2016-11-07T16:23:00Z" w:initials="MSL">
    <w:p w14:paraId="28613F05" w14:textId="77777777" w:rsidR="0024478F" w:rsidRDefault="0024478F" w:rsidP="00081274">
      <w:pPr>
        <w:pStyle w:val="CommentText"/>
      </w:pPr>
      <w:r>
        <w:rPr>
          <w:rStyle w:val="CommentReference"/>
        </w:rPr>
        <w:annotationRef/>
      </w:r>
      <w:r>
        <w:t xml:space="preserve">If you are simplifying you may not need mission. The layers are truly strategy, engagement &amp; execution. Mission is there to show its central in what we do. </w:t>
      </w:r>
    </w:p>
    <w:p w14:paraId="35BB5B17" w14:textId="77777777" w:rsidR="0024478F" w:rsidRDefault="0024478F" w:rsidP="00081274">
      <w:pPr>
        <w:pStyle w:val="CommentText"/>
      </w:pPr>
      <w:r>
        <w:rPr>
          <w:rStyle w:val="CommentReference"/>
        </w:rPr>
        <w:annotationRef/>
      </w:r>
    </w:p>
    <w:p w14:paraId="6FA244A3" w14:textId="77777777" w:rsidR="0024478F" w:rsidRDefault="0024478F" w:rsidP="00081274">
      <w:pPr>
        <w:pStyle w:val="CommentText"/>
      </w:pPr>
      <w:r>
        <w:t>We also call these areas as to not represent hierarchies. Therefore may also need to re-</w:t>
      </w:r>
      <w:proofErr w:type="spellStart"/>
      <w:r>
        <w:t>thikn</w:t>
      </w:r>
      <w:proofErr w:type="spellEnd"/>
      <w:r>
        <w:t xml:space="preserve"> Oreo graphic. </w:t>
      </w:r>
    </w:p>
  </w:comment>
  <w:comment w:id="745" w:author="Gassmere, Dawn E" w:date="2016-11-07T08:45:00Z" w:initials="GDE">
    <w:p w14:paraId="3F3025C3" w14:textId="77777777" w:rsidR="0024478F" w:rsidRDefault="0024478F">
      <w:pPr>
        <w:pStyle w:val="CommentText"/>
      </w:pPr>
      <w:r>
        <w:rPr>
          <w:rStyle w:val="CommentReference"/>
        </w:rPr>
        <w:annotationRef/>
      </w:r>
      <w:r>
        <w:t xml:space="preserve">Recommend to use a different image </w:t>
      </w:r>
    </w:p>
  </w:comment>
  <w:comment w:id="753" w:author="Miller, Stephanie L" w:date="2016-11-07T16:24:00Z" w:initials="MSL">
    <w:p w14:paraId="3525901E" w14:textId="77777777" w:rsidR="0024478F" w:rsidRDefault="0024478F">
      <w:pPr>
        <w:pStyle w:val="CommentText"/>
      </w:pPr>
      <w:r>
        <w:rPr>
          <w:rStyle w:val="CommentReference"/>
        </w:rPr>
        <w:annotationRef/>
      </w:r>
      <w:r>
        <w:t>Wording requires sign off from Kevin for this section</w:t>
      </w:r>
    </w:p>
  </w:comment>
  <w:comment w:id="761" w:author="Gassmere, Dawn E" w:date="2016-11-07T08:45:00Z" w:initials="GDE">
    <w:p w14:paraId="7D16A669" w14:textId="77777777" w:rsidR="0024478F" w:rsidRDefault="0024478F">
      <w:pPr>
        <w:pStyle w:val="CommentText"/>
      </w:pPr>
      <w:r>
        <w:rPr>
          <w:rStyle w:val="CommentReference"/>
        </w:rPr>
        <w:annotationRef/>
      </w:r>
      <w:r>
        <w:t xml:space="preserve">Remove mission reference </w:t>
      </w:r>
    </w:p>
  </w:comment>
  <w:comment w:id="788" w:author="Stephanie Miller" w:date="2016-11-28T11:36:00Z" w:initials="SM">
    <w:p w14:paraId="68FB1057" w14:textId="4F87CE2C" w:rsidR="0024478F" w:rsidRDefault="0024478F">
      <w:pPr>
        <w:pStyle w:val="CommentText"/>
      </w:pPr>
      <w:r>
        <w:rPr>
          <w:rStyle w:val="CommentReference"/>
        </w:rPr>
        <w:annotationRef/>
      </w:r>
      <w:r>
        <w:t>Kevin/Marcelo – is there a different definition or description we can use that doesn't say '</w:t>
      </w:r>
      <w:proofErr w:type="spellStart"/>
      <w:r>
        <w:t>facotry</w:t>
      </w:r>
      <w:proofErr w:type="spellEnd"/>
      <w:r>
        <w:t xml:space="preserve"> model' </w:t>
      </w:r>
    </w:p>
  </w:comment>
  <w:comment w:id="796" w:author="Miller, Stephanie L" w:date="2016-11-07T16:25:00Z" w:initials="MSL">
    <w:p w14:paraId="02AEBFBD" w14:textId="77777777" w:rsidR="0024478F" w:rsidRDefault="0024478F">
      <w:pPr>
        <w:pStyle w:val="CommentText"/>
      </w:pPr>
      <w:r>
        <w:rPr>
          <w:rStyle w:val="CommentReference"/>
        </w:rPr>
        <w:annotationRef/>
      </w:r>
      <w:r>
        <w:t xml:space="preserve">We have high level definitions if you need them. These are our standard roles. </w:t>
      </w:r>
    </w:p>
  </w:comment>
  <w:comment w:id="795" w:author="Ben  Pester" w:date="2016-10-28T16:46:00Z" w:initials="BP">
    <w:p w14:paraId="04FE58E1" w14:textId="77777777" w:rsidR="0024478F" w:rsidRDefault="0024478F">
      <w:pPr>
        <w:pStyle w:val="CommentText"/>
      </w:pPr>
      <w:r w:rsidRPr="009A6111">
        <w:rPr>
          <w:rStyle w:val="CommentReference"/>
          <w:highlight w:val="yellow"/>
        </w:rPr>
        <w:annotationRef/>
      </w:r>
      <w:r w:rsidRPr="009A6111">
        <w:rPr>
          <w:b/>
          <w:highlight w:val="yellow"/>
        </w:rPr>
        <w:t>Note to SMEs:</w:t>
      </w:r>
    </w:p>
    <w:p w14:paraId="2CA47174" w14:textId="77777777" w:rsidR="0024478F" w:rsidRDefault="0024478F">
      <w:pPr>
        <w:pStyle w:val="CommentText"/>
      </w:pPr>
      <w:r>
        <w:t xml:space="preserve">It would be great to have a list of roles within ITS. The longer and more comprehensive the better. </w:t>
      </w:r>
    </w:p>
    <w:p w14:paraId="3BA14513" w14:textId="77777777" w:rsidR="0024478F" w:rsidRDefault="0024478F">
      <w:pPr>
        <w:pStyle w:val="CommentText"/>
      </w:pPr>
    </w:p>
    <w:p w14:paraId="34E3C19B" w14:textId="77777777" w:rsidR="0024478F" w:rsidRDefault="0024478F">
      <w:pPr>
        <w:pStyle w:val="CommentText"/>
      </w:pPr>
      <w:r>
        <w:t>We understand that the list might not be definitive for now, but this is something we can amend in the build itself if need be.</w:t>
      </w:r>
    </w:p>
  </w:comment>
  <w:comment w:id="887" w:author="Stephanie Miller" w:date="2016-11-14T14:57:00Z" w:initials="SM">
    <w:p w14:paraId="2087356C" w14:textId="77777777" w:rsidR="0024478F" w:rsidRDefault="0024478F">
      <w:pPr>
        <w:pStyle w:val="CommentText"/>
      </w:pPr>
      <w:r>
        <w:rPr>
          <w:rStyle w:val="CommentReference"/>
        </w:rPr>
        <w:annotationRef/>
      </w:r>
      <w:r>
        <w:t>Need to update to showcase both 1 &amp; 2 are right</w:t>
      </w:r>
    </w:p>
  </w:comment>
  <w:comment w:id="904" w:author="Gassmere, Dawn E" w:date="2016-11-07T08:52:00Z" w:initials="GDE">
    <w:p w14:paraId="7E19291A" w14:textId="77777777" w:rsidR="0024478F" w:rsidRDefault="0024478F">
      <w:pPr>
        <w:pStyle w:val="CommentText"/>
      </w:pPr>
      <w:r>
        <w:rPr>
          <w:rStyle w:val="CommentReference"/>
        </w:rPr>
        <w:annotationRef/>
      </w:r>
      <w:r>
        <w:t>Recommend to push this section up when we talk about capabilities – these capabilities will change over time. They are reviewed every 3 years – these are not priorities they are our top capabilities which are reviewed every 3 years during strategic planning process.</w:t>
      </w:r>
    </w:p>
    <w:p w14:paraId="264AC57B" w14:textId="77777777" w:rsidR="0024478F" w:rsidRDefault="0024478F">
      <w:pPr>
        <w:pStyle w:val="CommentText"/>
      </w:pPr>
    </w:p>
    <w:p w14:paraId="1D86BD0D" w14:textId="77777777" w:rsidR="0024478F" w:rsidRDefault="0024478F">
      <w:pPr>
        <w:pStyle w:val="CommentText"/>
      </w:pPr>
      <w:r>
        <w:t xml:space="preserve">These are also not the only capabilities we deliver, we just work with key leaders across business to identify our focus areas in terms of delivering capabilities to ensure the key priorities are not missed. </w:t>
      </w:r>
    </w:p>
  </w:comment>
  <w:comment w:id="926" w:author="Miller, Stephanie L" w:date="2016-11-07T16:40:00Z" w:initials="MSL">
    <w:p w14:paraId="550F6C7F" w14:textId="77777777" w:rsidR="0024478F" w:rsidRDefault="0024478F">
      <w:pPr>
        <w:pStyle w:val="CommentText"/>
      </w:pPr>
      <w:r>
        <w:rPr>
          <w:rStyle w:val="CommentReference"/>
        </w:rPr>
        <w:annotationRef/>
      </w:r>
      <w:r>
        <w:t>Text to be approved by Carlos or Marcelo.</w:t>
      </w:r>
    </w:p>
    <w:p w14:paraId="4BC216A2" w14:textId="77777777" w:rsidR="0024478F" w:rsidRDefault="0024478F">
      <w:pPr>
        <w:pStyle w:val="CommentText"/>
      </w:pPr>
    </w:p>
    <w:p w14:paraId="6FEB1E2A" w14:textId="77777777" w:rsidR="0024478F" w:rsidRDefault="0024478F">
      <w:pPr>
        <w:pStyle w:val="CommentText"/>
      </w:pPr>
      <w:r>
        <w:t xml:space="preserve">Carlos – can you provide the acronym definitions in below comment box. </w:t>
      </w:r>
    </w:p>
  </w:comment>
  <w:comment w:id="931" w:author="Stephanie Miller" w:date="2016-11-14T15:16:00Z" w:initials="SM">
    <w:p w14:paraId="29F11EE1" w14:textId="77777777" w:rsidR="0024478F" w:rsidRDefault="0024478F">
      <w:pPr>
        <w:pStyle w:val="CommentText"/>
      </w:pPr>
      <w:r>
        <w:rPr>
          <w:rStyle w:val="CommentReference"/>
        </w:rPr>
        <w:annotationRef/>
      </w:r>
      <w:r>
        <w:t>Do we have an example we can include here?</w:t>
      </w:r>
    </w:p>
  </w:comment>
  <w:comment w:id="953" w:author="Ben  Pester" w:date="2016-10-28T16:47:00Z" w:initials="BP">
    <w:p w14:paraId="223A6DB0" w14:textId="77777777" w:rsidR="0024478F" w:rsidRPr="00FF6867" w:rsidRDefault="0024478F">
      <w:pPr>
        <w:pStyle w:val="CommentText"/>
        <w:rPr>
          <w:b/>
        </w:rPr>
      </w:pPr>
      <w:r w:rsidRPr="00FF6867">
        <w:rPr>
          <w:rStyle w:val="CommentReference"/>
          <w:b/>
          <w:highlight w:val="yellow"/>
        </w:rPr>
        <w:annotationRef/>
      </w:r>
      <w:r w:rsidRPr="00FF6867">
        <w:rPr>
          <w:b/>
          <w:highlight w:val="yellow"/>
        </w:rPr>
        <w:t>Note to SME:</w:t>
      </w:r>
      <w:r w:rsidRPr="00FF6867">
        <w:rPr>
          <w:b/>
        </w:rPr>
        <w:t xml:space="preserve"> </w:t>
      </w:r>
      <w:r w:rsidRPr="00A127D0">
        <w:rPr>
          <w:b/>
          <w:color w:val="FF0000"/>
        </w:rPr>
        <w:t>&lt;Carlos to provide&gt;</w:t>
      </w:r>
    </w:p>
    <w:p w14:paraId="368ECB82" w14:textId="77777777" w:rsidR="0024478F" w:rsidRDefault="0024478F">
      <w:pPr>
        <w:pStyle w:val="CommentText"/>
      </w:pPr>
      <w:r>
        <w:t xml:space="preserve">Can we please get a definition/quick break down of how the following solutions work: </w:t>
      </w:r>
    </w:p>
    <w:p w14:paraId="1F221A83" w14:textId="77777777" w:rsidR="0024478F" w:rsidRDefault="0024478F">
      <w:pPr>
        <w:pStyle w:val="CommentText"/>
      </w:pPr>
      <w:r>
        <w:t>TPM</w:t>
      </w:r>
    </w:p>
    <w:p w14:paraId="7A5FD6B9" w14:textId="77777777" w:rsidR="0024478F" w:rsidRDefault="0024478F">
      <w:pPr>
        <w:pStyle w:val="CommentText"/>
      </w:pPr>
      <w:r>
        <w:t>DMS</w:t>
      </w:r>
    </w:p>
    <w:p w14:paraId="49BD6DD1" w14:textId="77777777" w:rsidR="0024478F" w:rsidRDefault="0024478F">
      <w:pPr>
        <w:pStyle w:val="CommentText"/>
      </w:pPr>
      <w:r>
        <w:t>IDF</w:t>
      </w:r>
    </w:p>
    <w:p w14:paraId="032AD973" w14:textId="77777777" w:rsidR="0024478F" w:rsidRDefault="0024478F">
      <w:pPr>
        <w:pStyle w:val="CommentText"/>
      </w:pPr>
      <w:r>
        <w:t>MBS – Mondelēz Business Services (SM added)</w:t>
      </w:r>
    </w:p>
  </w:comment>
  <w:comment w:id="954" w:author="Stephanie Miller" w:date="2016-11-14T15:17:00Z" w:initials="SM">
    <w:p w14:paraId="1DE4C12F" w14:textId="77777777" w:rsidR="0024478F" w:rsidRDefault="0024478F">
      <w:pPr>
        <w:pStyle w:val="CommentText"/>
      </w:pPr>
      <w:r>
        <w:rPr>
          <w:rStyle w:val="CommentReference"/>
        </w:rPr>
        <w:annotationRef/>
      </w:r>
      <w:r>
        <w:t>Odile made recommendation…..Considering discussions on tool for RM I would not emphasis this in the definition – would make this more generic around what revenue management covers.</w:t>
      </w:r>
    </w:p>
    <w:p w14:paraId="6BD3E896" w14:textId="77777777" w:rsidR="0024478F" w:rsidRDefault="0024478F">
      <w:pPr>
        <w:pStyle w:val="CommentText"/>
      </w:pPr>
    </w:p>
    <w:p w14:paraId="3B8EC265" w14:textId="77777777" w:rsidR="0024478F" w:rsidRDefault="0024478F">
      <w:pPr>
        <w:pStyle w:val="CommentText"/>
      </w:pPr>
      <w:r>
        <w:t>Need help making this more general.</w:t>
      </w:r>
    </w:p>
  </w:comment>
  <w:comment w:id="965" w:author="Ben  Pester" w:date="2016-10-28T16:47:00Z" w:initials="BP">
    <w:p w14:paraId="6EC478ED" w14:textId="77777777" w:rsidR="0024478F" w:rsidRPr="00FF6867" w:rsidRDefault="0024478F" w:rsidP="0056188F">
      <w:pPr>
        <w:pStyle w:val="CommentText"/>
        <w:rPr>
          <w:b/>
        </w:rPr>
      </w:pPr>
      <w:r w:rsidRPr="00FF6867">
        <w:rPr>
          <w:rStyle w:val="CommentReference"/>
          <w:b/>
          <w:highlight w:val="yellow"/>
        </w:rPr>
        <w:annotationRef/>
      </w:r>
      <w:r w:rsidRPr="00FF6867">
        <w:rPr>
          <w:b/>
          <w:highlight w:val="yellow"/>
        </w:rPr>
        <w:t>Note to SME:</w:t>
      </w:r>
      <w:r w:rsidRPr="0056188F">
        <w:rPr>
          <w:b/>
          <w:color w:val="FF0000"/>
        </w:rPr>
        <w:t xml:space="preserve"> &lt;Carlos to provide&gt;</w:t>
      </w:r>
    </w:p>
    <w:p w14:paraId="02600CF2" w14:textId="77777777" w:rsidR="0024478F" w:rsidRDefault="0024478F" w:rsidP="0056188F">
      <w:pPr>
        <w:pStyle w:val="CommentText"/>
      </w:pPr>
      <w:r>
        <w:t xml:space="preserve">Can we please get a definition/quick break down of how the following solutions work: </w:t>
      </w:r>
    </w:p>
    <w:p w14:paraId="39DD424F" w14:textId="77777777" w:rsidR="0024478F" w:rsidRDefault="0024478F" w:rsidP="0056188F">
      <w:pPr>
        <w:pStyle w:val="CommentText"/>
      </w:pPr>
      <w:r>
        <w:t>TPM</w:t>
      </w:r>
    </w:p>
    <w:p w14:paraId="7845927C" w14:textId="77777777" w:rsidR="0024478F" w:rsidRDefault="0024478F" w:rsidP="0056188F">
      <w:pPr>
        <w:pStyle w:val="CommentText"/>
      </w:pPr>
      <w:r>
        <w:t>DMS</w:t>
      </w:r>
    </w:p>
    <w:p w14:paraId="2011A253" w14:textId="77777777" w:rsidR="0024478F" w:rsidRDefault="0024478F" w:rsidP="0056188F">
      <w:pPr>
        <w:pStyle w:val="CommentText"/>
      </w:pPr>
      <w:r>
        <w:t>IDF</w:t>
      </w:r>
    </w:p>
    <w:p w14:paraId="5F8D069E" w14:textId="77777777" w:rsidR="0024478F" w:rsidRDefault="0024478F" w:rsidP="0056188F">
      <w:pPr>
        <w:pStyle w:val="CommentText"/>
      </w:pPr>
      <w:r>
        <w:t>MBS – Mondelēz Business Services (SM added)</w:t>
      </w:r>
    </w:p>
  </w:comment>
  <w:comment w:id="966" w:author="Wittemans, Odile" w:date="2016-11-14T14:53:00Z" w:initials="WO">
    <w:p w14:paraId="4043CBA4" w14:textId="77777777" w:rsidR="0024478F" w:rsidRDefault="0024478F" w:rsidP="0056188F">
      <w:pPr>
        <w:pStyle w:val="CommentText"/>
      </w:pPr>
      <w:r>
        <w:rPr>
          <w:rStyle w:val="CommentReference"/>
        </w:rPr>
        <w:annotationRef/>
      </w:r>
      <w:r>
        <w:t>Considering discussions on tool for RM I would not emphasis this in the definition – would make this more generic around what revenue management covers</w:t>
      </w:r>
    </w:p>
  </w:comment>
  <w:comment w:id="991" w:author="Wittemans, Odile" w:date="2016-11-14T14:54:00Z" w:initials="WO">
    <w:p w14:paraId="03E8302B" w14:textId="77777777" w:rsidR="0024478F" w:rsidRDefault="0024478F" w:rsidP="0056188F">
      <w:pPr>
        <w:pStyle w:val="CommentText"/>
      </w:pPr>
      <w:r>
        <w:rPr>
          <w:rStyle w:val="CommentReference"/>
        </w:rPr>
        <w:annotationRef/>
      </w:r>
      <w:r>
        <w:t>Spell out DMS</w:t>
      </w:r>
    </w:p>
  </w:comment>
  <w:comment w:id="1037" w:author="Woolley, Lorraine" w:date="2016-11-28T11:36:00Z" w:initials="WL">
    <w:p w14:paraId="7D8C9013" w14:textId="27345CE3" w:rsidR="0024478F" w:rsidRDefault="0024478F">
      <w:pPr>
        <w:pStyle w:val="CommentText"/>
      </w:pPr>
      <w:r>
        <w:rPr>
          <w:rStyle w:val="CommentReference"/>
        </w:rPr>
        <w:annotationRef/>
      </w:r>
      <w:r>
        <w:t>We have branded this as Learning Catalogue or we talk about Success Factors, bringing in the concept of LMS cold like this is confusing – should be linked to MIU in terms of  how it's positioned.</w:t>
      </w:r>
    </w:p>
  </w:comment>
  <w:comment w:id="1058" w:author="Miller, Stephanie L" w:date="2016-11-07T16:42:00Z" w:initials="MSL">
    <w:p w14:paraId="14801A6C" w14:textId="77777777" w:rsidR="0024478F" w:rsidRDefault="0024478F">
      <w:pPr>
        <w:pStyle w:val="CommentText"/>
      </w:pPr>
      <w:r>
        <w:rPr>
          <w:rStyle w:val="CommentReference"/>
        </w:rPr>
        <w:annotationRef/>
      </w:r>
      <w:r>
        <w:t xml:space="preserve">This can only say if we keep execution section as is today. Otherwise need to reference resource library for more learning. </w:t>
      </w:r>
    </w:p>
  </w:comment>
  <w:comment w:id="1108" w:author="Miller, Stephanie L" w:date="2016-11-07T16:40:00Z" w:initials="MSL">
    <w:p w14:paraId="7447A18A" w14:textId="77777777" w:rsidR="0024478F" w:rsidRDefault="0024478F" w:rsidP="00E52508">
      <w:pPr>
        <w:pStyle w:val="CommentText"/>
      </w:pPr>
      <w:r>
        <w:rPr>
          <w:rStyle w:val="CommentReference"/>
        </w:rPr>
        <w:annotationRef/>
      </w:r>
      <w:r>
        <w:t>Text to be approved by Carlos or Marcelo.</w:t>
      </w:r>
    </w:p>
    <w:p w14:paraId="7B0D2EEE" w14:textId="77777777" w:rsidR="0024478F" w:rsidRDefault="0024478F" w:rsidP="00E52508">
      <w:pPr>
        <w:pStyle w:val="CommentText"/>
      </w:pPr>
    </w:p>
    <w:p w14:paraId="43CE4DC8" w14:textId="77777777" w:rsidR="0024478F" w:rsidRDefault="0024478F" w:rsidP="00E52508">
      <w:pPr>
        <w:pStyle w:val="CommentText"/>
      </w:pPr>
      <w:r>
        <w:t xml:space="preserve">Carlos – can you provide the acronym definitions in below comment box. </w:t>
      </w:r>
    </w:p>
  </w:comment>
  <w:comment w:id="1119" w:author="Wittemans, Odile" w:date="2016-11-14T14:54:00Z" w:initials="WO">
    <w:p w14:paraId="201615AE" w14:textId="77777777" w:rsidR="0024478F" w:rsidRDefault="0024478F" w:rsidP="00E52508">
      <w:pPr>
        <w:pStyle w:val="CommentText"/>
      </w:pPr>
      <w:r>
        <w:rPr>
          <w:rStyle w:val="CommentReference"/>
        </w:rPr>
        <w:annotationRef/>
      </w:r>
      <w:r>
        <w:t>Spell out DMS</w:t>
      </w:r>
    </w:p>
  </w:comment>
  <w:comment w:id="1172" w:author="Miller, Stephanie L" w:date="2016-11-07T16:43:00Z" w:initials="MSL">
    <w:p w14:paraId="11825BE8" w14:textId="77777777" w:rsidR="0024478F" w:rsidRDefault="0024478F" w:rsidP="0056188F">
      <w:pPr>
        <w:pStyle w:val="CommentText"/>
      </w:pPr>
      <w:r>
        <w:rPr>
          <w:rStyle w:val="CommentReference"/>
        </w:rPr>
        <w:annotationRef/>
      </w:r>
      <w:r>
        <w:t>Section should go after operating model overview</w:t>
      </w:r>
    </w:p>
  </w:comment>
  <w:comment w:id="1173" w:author="Wittemans, Odile" w:date="2016-11-28T11:36:00Z" w:initials="WO">
    <w:p w14:paraId="510C8F5F" w14:textId="7EE87FE2" w:rsidR="0024478F" w:rsidRDefault="0024478F" w:rsidP="0056188F">
      <w:pPr>
        <w:pStyle w:val="CommentText"/>
      </w:pPr>
      <w:r>
        <w:rPr>
          <w:rStyle w:val="CommentReference"/>
        </w:rPr>
        <w:annotationRef/>
      </w:r>
      <w:r>
        <w:t>Agree with Stephanie – doesn't seem the right place to have this section, should be more upfront</w:t>
      </w:r>
    </w:p>
  </w:comment>
  <w:comment w:id="1178" w:author="Miller, Stephanie L" w:date="2016-11-07T16:43:00Z" w:initials="MSL">
    <w:p w14:paraId="69E52346" w14:textId="77777777" w:rsidR="0024478F" w:rsidRDefault="0024478F">
      <w:pPr>
        <w:pStyle w:val="CommentText"/>
      </w:pPr>
      <w:r>
        <w:rPr>
          <w:rStyle w:val="CommentReference"/>
        </w:rPr>
        <w:annotationRef/>
      </w:r>
      <w:r>
        <w:t>Section should go after operating model overview</w:t>
      </w:r>
    </w:p>
  </w:comment>
  <w:comment w:id="1192" w:author="Miller, Stephanie L" w:date="2016-11-07T16:44:00Z" w:initials="MSL">
    <w:p w14:paraId="168726A0" w14:textId="77777777" w:rsidR="0024478F" w:rsidRDefault="0024478F">
      <w:pPr>
        <w:pStyle w:val="CommentText"/>
      </w:pPr>
      <w:r>
        <w:rPr>
          <w:rStyle w:val="CommentReference"/>
        </w:rPr>
        <w:annotationRef/>
      </w:r>
      <w:r>
        <w:t>Kevin or Marcelo to review text.</w:t>
      </w:r>
    </w:p>
  </w:comment>
  <w:comment w:id="1269" w:author="Miller, Stephanie L" w:date="2016-11-07T16:43:00Z" w:initials="MSL">
    <w:p w14:paraId="59E174B5" w14:textId="77777777" w:rsidR="0024478F" w:rsidRDefault="0024478F" w:rsidP="00645676">
      <w:pPr>
        <w:pStyle w:val="CommentText"/>
      </w:pPr>
      <w:r>
        <w:rPr>
          <w:rStyle w:val="CommentReference"/>
        </w:rPr>
        <w:annotationRef/>
      </w:r>
      <w:r>
        <w:t>Section should go after operating model overview</w:t>
      </w:r>
    </w:p>
  </w:comment>
  <w:comment w:id="1270" w:author="Wittemans, Odile" w:date="2016-11-28T11:36:00Z" w:initials="WO">
    <w:p w14:paraId="39472084" w14:textId="79CC913D" w:rsidR="0024478F" w:rsidRDefault="0024478F" w:rsidP="00645676">
      <w:pPr>
        <w:pStyle w:val="CommentText"/>
      </w:pPr>
      <w:r>
        <w:rPr>
          <w:rStyle w:val="CommentReference"/>
        </w:rPr>
        <w:annotationRef/>
      </w:r>
      <w:r>
        <w:t>Agree with Stephanie – doesn't seem the right place to have this section, should be more upfront</w:t>
      </w:r>
    </w:p>
  </w:comment>
  <w:comment w:id="1307" w:author="Miller, Stephanie L" w:date="2016-11-07T16:44:00Z" w:initials="MSL">
    <w:p w14:paraId="78B73CD8" w14:textId="77777777" w:rsidR="0024478F" w:rsidRDefault="0024478F" w:rsidP="00645676">
      <w:pPr>
        <w:pStyle w:val="CommentText"/>
      </w:pPr>
      <w:r>
        <w:rPr>
          <w:rStyle w:val="CommentReference"/>
        </w:rPr>
        <w:annotationRef/>
      </w:r>
      <w:r>
        <w:t>Kevin or Marcelo to review text.</w:t>
      </w:r>
    </w:p>
  </w:comment>
  <w:comment w:id="1402" w:author="Woolley, Lorraine" w:date="2016-11-09T13:59:00Z" w:initials="WL">
    <w:p w14:paraId="28A622F5" w14:textId="77777777" w:rsidR="0024478F" w:rsidRDefault="0024478F">
      <w:pPr>
        <w:pStyle w:val="CommentText"/>
      </w:pPr>
      <w:r>
        <w:rPr>
          <w:rStyle w:val="CommentReference"/>
        </w:rPr>
        <w:annotationRef/>
      </w:r>
      <w:r>
        <w:t>Is this an overhead projector</w:t>
      </w:r>
      <w:proofErr w:type="gramStart"/>
      <w:r>
        <w:t>?–</w:t>
      </w:r>
      <w:proofErr w:type="gramEnd"/>
      <w:r>
        <w:t xml:space="preserve"> could it be a plasma screen or more up to date technology?! </w:t>
      </w:r>
    </w:p>
  </w:comment>
  <w:comment w:id="1582" w:author="Stephanie Miller" w:date="2016-11-14T15:22:00Z" w:initials="SM">
    <w:p w14:paraId="0897C77B" w14:textId="77777777" w:rsidR="0024478F" w:rsidRDefault="0024478F" w:rsidP="0056188F">
      <w:pPr>
        <w:pStyle w:val="CommentText"/>
      </w:pPr>
      <w:r>
        <w:rPr>
          <w:rStyle w:val="CommentReference"/>
        </w:rPr>
        <w:annotationRef/>
      </w:r>
      <w:r>
        <w:t>Odile Comment: I think this section is too detailed for general audience. I would talk more about the role business engagement plays in process excellence and sustainability of solutions (A&amp;L of DIAL)</w:t>
      </w:r>
    </w:p>
    <w:p w14:paraId="41CC6F2F" w14:textId="77777777" w:rsidR="0024478F" w:rsidRDefault="0024478F">
      <w:pPr>
        <w:pStyle w:val="CommentText"/>
      </w:pPr>
    </w:p>
  </w:comment>
  <w:comment w:id="1695" w:author="Woolley, Lorraine" w:date="2016-11-09T14:01:00Z" w:initials="WL">
    <w:p w14:paraId="5AD22C13" w14:textId="77777777" w:rsidR="0024478F" w:rsidRDefault="0024478F">
      <w:pPr>
        <w:pStyle w:val="CommentText"/>
      </w:pPr>
      <w:r>
        <w:rPr>
          <w:rStyle w:val="CommentReference"/>
        </w:rPr>
        <w:annotationRef/>
      </w:r>
      <w:r>
        <w:t xml:space="preserve">Framework not </w:t>
      </w:r>
      <w:proofErr w:type="spellStart"/>
      <w:r>
        <w:t>methodolgy</w:t>
      </w:r>
      <w:proofErr w:type="spellEnd"/>
    </w:p>
  </w:comment>
  <w:comment w:id="1699" w:author="Miller, Stephanie L" w:date="2016-11-07T16:45:00Z" w:initials="MSL">
    <w:p w14:paraId="4BF1B21D" w14:textId="77777777" w:rsidR="0024478F" w:rsidRDefault="0024478F">
      <w:pPr>
        <w:pStyle w:val="CommentText"/>
      </w:pPr>
      <w:r>
        <w:rPr>
          <w:rStyle w:val="CommentReference"/>
        </w:rPr>
        <w:annotationRef/>
      </w:r>
      <w:r>
        <w:t xml:space="preserve">DIAL is owned by ITS but can and should be used by entire enterprise. Need updated wording to reflect that we use the MDLZ way (and own it) but its </w:t>
      </w:r>
      <w:proofErr w:type="spellStart"/>
      <w:r>
        <w:t>nto</w:t>
      </w:r>
      <w:proofErr w:type="spellEnd"/>
      <w:r>
        <w:t xml:space="preserve"> </w:t>
      </w:r>
      <w:proofErr w:type="spellStart"/>
      <w:r>
        <w:t>soemthign</w:t>
      </w:r>
      <w:proofErr w:type="spellEnd"/>
      <w:r>
        <w:t xml:space="preserve"> just for ITS colleagues to use.</w:t>
      </w:r>
    </w:p>
    <w:p w14:paraId="124ADAE1" w14:textId="77777777" w:rsidR="0024478F" w:rsidRDefault="0024478F">
      <w:pPr>
        <w:pStyle w:val="CommentText"/>
      </w:pPr>
    </w:p>
    <w:p w14:paraId="5CBBA322" w14:textId="77777777" w:rsidR="0024478F" w:rsidRDefault="0024478F">
      <w:pPr>
        <w:pStyle w:val="CommentText"/>
      </w:pPr>
      <w:r>
        <w:t xml:space="preserve">Should also make sure both sections of </w:t>
      </w:r>
      <w:proofErr w:type="spellStart"/>
      <w:r>
        <w:t>exeuctin</w:t>
      </w:r>
      <w:proofErr w:type="spellEnd"/>
      <w:r>
        <w:t xml:space="preserve"> are covered; service operations and project delivery.</w:t>
      </w:r>
    </w:p>
    <w:p w14:paraId="256E2E70" w14:textId="77777777" w:rsidR="0024478F" w:rsidRDefault="0024478F">
      <w:pPr>
        <w:pStyle w:val="CommentText"/>
      </w:pPr>
    </w:p>
    <w:p w14:paraId="0EF8456C" w14:textId="77777777" w:rsidR="0024478F" w:rsidRDefault="0024478F">
      <w:pPr>
        <w:pStyle w:val="CommentText"/>
      </w:pPr>
      <w:r>
        <w:t xml:space="preserve">Once this section has updated script we will have leadership review text. </w:t>
      </w:r>
    </w:p>
  </w:comment>
  <w:comment w:id="1786" w:author="Wittemans, Odile" w:date="2016-11-14T14:58:00Z" w:initials="WO">
    <w:p w14:paraId="658C05B1" w14:textId="77777777" w:rsidR="0024478F" w:rsidRDefault="0024478F" w:rsidP="0056188F">
      <w:pPr>
        <w:pStyle w:val="CommentText"/>
      </w:pPr>
      <w:r>
        <w:rPr>
          <w:rStyle w:val="CommentReference"/>
        </w:rPr>
        <w:annotationRef/>
      </w:r>
      <w:r>
        <w:t>Can we refer to DIAL here and say this is focused on D and I phases of DIAL?</w:t>
      </w:r>
    </w:p>
    <w:p w14:paraId="47C33FC0" w14:textId="77777777" w:rsidR="0024478F" w:rsidRDefault="0024478F" w:rsidP="0056188F">
      <w:pPr>
        <w:pStyle w:val="CommentText"/>
      </w:pPr>
    </w:p>
    <w:p w14:paraId="28718A88" w14:textId="77777777" w:rsidR="0024478F" w:rsidRDefault="0024478F" w:rsidP="0056188F">
      <w:pPr>
        <w:pStyle w:val="CommentText"/>
      </w:pPr>
    </w:p>
  </w:comment>
  <w:comment w:id="1787" w:author="Stephanie Miller" w:date="2016-11-14T15:25:00Z" w:initials="SM">
    <w:p w14:paraId="26DC5ED2" w14:textId="77777777" w:rsidR="0024478F" w:rsidRDefault="0024478F">
      <w:pPr>
        <w:pStyle w:val="CommentText"/>
      </w:pPr>
      <w:r>
        <w:rPr>
          <w:rStyle w:val="CommentReference"/>
        </w:rPr>
        <w:annotationRef/>
      </w:r>
      <w:r>
        <w:t>Marek – can you help add details as Odile mentioned above?</w:t>
      </w:r>
    </w:p>
  </w:comment>
  <w:comment w:id="1858" w:author="Thomas Flood" w:date="2016-10-28T16:49:00Z" w:initials="TF">
    <w:p w14:paraId="6F2E68D7" w14:textId="77777777" w:rsidR="0024478F" w:rsidRDefault="0024478F">
      <w:pPr>
        <w:pStyle w:val="CommentText"/>
        <w:rPr>
          <w:b/>
        </w:rPr>
      </w:pPr>
      <w:r w:rsidRPr="00FF6867">
        <w:rPr>
          <w:rStyle w:val="CommentReference"/>
          <w:highlight w:val="yellow"/>
        </w:rPr>
        <w:annotationRef/>
      </w:r>
      <w:r w:rsidRPr="00FF6867">
        <w:rPr>
          <w:b/>
          <w:highlight w:val="yellow"/>
        </w:rPr>
        <w:t>Note to SMEs:</w:t>
      </w:r>
    </w:p>
    <w:p w14:paraId="6278F60A" w14:textId="77777777" w:rsidR="0024478F" w:rsidRPr="00FF6867" w:rsidRDefault="0024478F">
      <w:pPr>
        <w:pStyle w:val="CommentText"/>
      </w:pPr>
      <w:r>
        <w:t>Could you provide here a list of websites, intranet sites, existing videos or articles that you would like us to include in the Resources Room.</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3849CD6" w15:done="0"/>
  <w15:commentEx w15:paraId="0181823B" w15:done="0"/>
  <w15:commentEx w15:paraId="606DC5A8" w15:paraIdParent="0181823B" w15:done="0"/>
  <w15:commentEx w15:paraId="6E44AF06" w15:done="0"/>
  <w15:commentEx w15:paraId="5BFB5B2F" w15:paraIdParent="6E44AF06" w15:done="0"/>
  <w15:commentEx w15:paraId="54E60A64" w15:done="0"/>
  <w15:commentEx w15:paraId="182982E2" w15:done="0"/>
  <w15:commentEx w15:paraId="0B8EE8CE" w15:done="0"/>
  <w15:commentEx w15:paraId="0485CC01" w15:done="0"/>
  <w15:commentEx w15:paraId="1BEFF970" w15:done="0"/>
  <w15:commentEx w15:paraId="60410491" w15:done="0"/>
  <w15:commentEx w15:paraId="07ADE5F1" w15:done="0"/>
  <w15:commentEx w15:paraId="355AFC8F" w15:paraIdParent="07ADE5F1" w15:done="0"/>
  <w15:commentEx w15:paraId="7E97C1A7" w15:done="0"/>
  <w15:commentEx w15:paraId="1EED1D5B" w15:done="0"/>
  <w15:commentEx w15:paraId="098BDEF0" w15:done="0"/>
  <w15:commentEx w15:paraId="55F45D7A" w15:done="0"/>
  <w15:commentEx w15:paraId="1AB2E551" w15:done="0"/>
  <w15:commentEx w15:paraId="60EE6B95" w15:done="0"/>
  <w15:commentEx w15:paraId="35A22B64" w15:done="0"/>
  <w15:commentEx w15:paraId="29676343" w15:done="0"/>
  <w15:commentEx w15:paraId="7E57C333" w15:done="0"/>
  <w15:commentEx w15:paraId="07E86EC5" w15:done="0"/>
  <w15:commentEx w15:paraId="7AEE3D20" w15:done="0"/>
  <w15:commentEx w15:paraId="20ABF25B" w15:done="0"/>
  <w15:commentEx w15:paraId="7F7D5F1A" w15:done="0"/>
  <w15:commentEx w15:paraId="07B664AE" w15:done="0"/>
  <w15:commentEx w15:paraId="7B4120FA" w15:paraIdParent="07B664AE" w15:done="0"/>
  <w15:commentEx w15:paraId="0C9B18C0" w15:done="0"/>
  <w15:commentEx w15:paraId="35113007" w15:paraIdParent="0C9B18C0" w15:done="0"/>
  <w15:commentEx w15:paraId="6F6C51CF" w15:done="0"/>
  <w15:commentEx w15:paraId="298B672A" w15:done="0"/>
  <w15:commentEx w15:paraId="64017E90" w15:paraIdParent="298B672A" w15:done="0"/>
  <w15:commentEx w15:paraId="6FA244A3" w15:done="0"/>
  <w15:commentEx w15:paraId="3F3025C3" w15:done="0"/>
  <w15:commentEx w15:paraId="3525901E" w15:done="0"/>
  <w15:commentEx w15:paraId="7D16A669" w15:done="0"/>
  <w15:commentEx w15:paraId="68FB1057" w15:done="0"/>
  <w15:commentEx w15:paraId="02AEBFBD" w15:done="0"/>
  <w15:commentEx w15:paraId="34E3C19B" w15:done="0"/>
  <w15:commentEx w15:paraId="2087356C" w15:done="0"/>
  <w15:commentEx w15:paraId="1D86BD0D" w15:done="0"/>
  <w15:commentEx w15:paraId="6FEB1E2A" w15:done="0"/>
  <w15:commentEx w15:paraId="29F11EE1" w15:done="0"/>
  <w15:commentEx w15:paraId="032AD973" w15:done="0"/>
  <w15:commentEx w15:paraId="3B8EC265" w15:done="0"/>
  <w15:commentEx w15:paraId="5F8D069E" w15:done="0"/>
  <w15:commentEx w15:paraId="4043CBA4" w15:done="0"/>
  <w15:commentEx w15:paraId="03E8302B" w15:done="0"/>
  <w15:commentEx w15:paraId="7D8C9013" w15:done="0"/>
  <w15:commentEx w15:paraId="14801A6C" w15:done="0"/>
  <w15:commentEx w15:paraId="43CE4DC8" w15:done="0"/>
  <w15:commentEx w15:paraId="201615AE" w15:done="0"/>
  <w15:commentEx w15:paraId="11825BE8" w15:done="0"/>
  <w15:commentEx w15:paraId="510C8F5F" w15:paraIdParent="11825BE8" w15:done="0"/>
  <w15:commentEx w15:paraId="69E52346" w15:done="0"/>
  <w15:commentEx w15:paraId="168726A0" w15:done="0"/>
  <w15:commentEx w15:paraId="59E174B5" w15:done="0"/>
  <w15:commentEx w15:paraId="39472084" w15:paraIdParent="59E174B5" w15:done="0"/>
  <w15:commentEx w15:paraId="78B73CD8" w15:done="0"/>
  <w15:commentEx w15:paraId="28A622F5" w15:done="0"/>
  <w15:commentEx w15:paraId="41CC6F2F" w15:done="0"/>
  <w15:commentEx w15:paraId="5AD22C13" w15:done="0"/>
  <w15:commentEx w15:paraId="0EF8456C" w15:done="0"/>
  <w15:commentEx w15:paraId="28718A88" w15:done="0"/>
  <w15:commentEx w15:paraId="26DC5ED2" w15:paraIdParent="28718A88" w15:done="0"/>
  <w15:commentEx w15:paraId="6278F6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6268BC" w14:textId="77777777" w:rsidR="0024478F" w:rsidRDefault="0024478F" w:rsidP="00E70403">
      <w:r>
        <w:separator/>
      </w:r>
    </w:p>
  </w:endnote>
  <w:endnote w:type="continuationSeparator" w:id="0">
    <w:p w14:paraId="10C3058B" w14:textId="77777777" w:rsidR="0024478F" w:rsidRDefault="0024478F" w:rsidP="00E70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CFFC2" w14:textId="77777777" w:rsidR="0024478F" w:rsidRPr="00E70403" w:rsidRDefault="0024478F" w:rsidP="00F21BC2">
    <w:pPr>
      <w:pStyle w:val="BW-footer"/>
    </w:pPr>
    <w:fldSimple w:instr=" FILENAME  \* Lower  \* MERGEFORMAT ">
      <w:r>
        <w:rPr>
          <w:noProof/>
        </w:rPr>
        <w:t>mdl851_bpbt_landmarks_its_script_v2_1</w:t>
      </w:r>
    </w:fldSimple>
    <w:r w:rsidRPr="00E70403">
      <w:tab/>
    </w:r>
    <w:r w:rsidRPr="00E70403">
      <w:tab/>
    </w:r>
    <w:r>
      <w:t>p</w:t>
    </w:r>
    <w:r w:rsidRPr="00AC02B2">
      <w:t xml:space="preserve">age </w:t>
    </w:r>
    <w:r w:rsidRPr="00AC02B2">
      <w:fldChar w:fldCharType="begin"/>
    </w:r>
    <w:r w:rsidRPr="00AC02B2">
      <w:instrText xml:space="preserve"> PAGE </w:instrText>
    </w:r>
    <w:r w:rsidRPr="00AC02B2">
      <w:fldChar w:fldCharType="separate"/>
    </w:r>
    <w:r w:rsidR="000302C1">
      <w:rPr>
        <w:noProof/>
      </w:rPr>
      <w:t>32</w:t>
    </w:r>
    <w:r w:rsidRPr="00AC02B2">
      <w:fldChar w:fldCharType="end"/>
    </w:r>
    <w:r w:rsidRPr="00AC02B2">
      <w:t xml:space="preserve"> of </w:t>
    </w:r>
    <w:r w:rsidRPr="00AC02B2">
      <w:fldChar w:fldCharType="begin"/>
    </w:r>
    <w:r w:rsidRPr="00AC02B2">
      <w:instrText xml:space="preserve"> NUMPAGES  </w:instrText>
    </w:r>
    <w:r w:rsidRPr="00AC02B2">
      <w:fldChar w:fldCharType="separate"/>
    </w:r>
    <w:r w:rsidR="000302C1">
      <w:rPr>
        <w:noProof/>
      </w:rPr>
      <w:t>40</w:t>
    </w:r>
    <w:r w:rsidRPr="00AC02B2">
      <w:fldChar w:fldCharType="end"/>
    </w:r>
  </w:p>
  <w:p w14:paraId="7FFC680D" w14:textId="77777777" w:rsidR="0024478F" w:rsidRDefault="002447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059F5F" w14:textId="77777777" w:rsidR="0024478F" w:rsidRDefault="0024478F" w:rsidP="00E70403">
      <w:r>
        <w:separator/>
      </w:r>
    </w:p>
  </w:footnote>
  <w:footnote w:type="continuationSeparator" w:id="0">
    <w:p w14:paraId="0520BCE3" w14:textId="77777777" w:rsidR="0024478F" w:rsidRDefault="0024478F" w:rsidP="00E704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4A80A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F441B4"/>
    <w:multiLevelType w:val="hybridMultilevel"/>
    <w:tmpl w:val="C1520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54038"/>
    <w:multiLevelType w:val="hybridMultilevel"/>
    <w:tmpl w:val="E21A7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47B4ED3"/>
    <w:multiLevelType w:val="hybridMultilevel"/>
    <w:tmpl w:val="8AAE9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start w:val="1"/>
      <w:numFmt w:val="bullet"/>
      <w:lvlText w:val="o"/>
      <w:lvlJc w:val="left"/>
      <w:pPr>
        <w:ind w:left="2520" w:hanging="360"/>
      </w:pPr>
      <w:rPr>
        <w:rFonts w:ascii="Courier New" w:hAnsi="Courier New" w:cs="Courier New" w:hint="default"/>
      </w:rPr>
    </w:lvl>
    <w:lvl w:ilvl="5" w:tplc="04090005">
      <w:start w:val="1"/>
      <w:numFmt w:val="bullet"/>
      <w:lvlText w:val=""/>
      <w:lvlJc w:val="left"/>
      <w:pPr>
        <w:ind w:left="3240" w:hanging="360"/>
      </w:pPr>
      <w:rPr>
        <w:rFonts w:ascii="Wingdings" w:hAnsi="Wingdings" w:hint="default"/>
      </w:rPr>
    </w:lvl>
    <w:lvl w:ilvl="6" w:tplc="04090001">
      <w:start w:val="1"/>
      <w:numFmt w:val="bullet"/>
      <w:lvlText w:val=""/>
      <w:lvlJc w:val="left"/>
      <w:pPr>
        <w:ind w:left="3960" w:hanging="360"/>
      </w:pPr>
      <w:rPr>
        <w:rFonts w:ascii="Symbol" w:hAnsi="Symbol" w:hint="default"/>
      </w:rPr>
    </w:lvl>
    <w:lvl w:ilvl="7" w:tplc="04090003">
      <w:start w:val="1"/>
      <w:numFmt w:val="bullet"/>
      <w:lvlText w:val="o"/>
      <w:lvlJc w:val="left"/>
      <w:pPr>
        <w:ind w:left="4680" w:hanging="360"/>
      </w:pPr>
      <w:rPr>
        <w:rFonts w:ascii="Courier New" w:hAnsi="Courier New" w:cs="Courier New" w:hint="default"/>
      </w:rPr>
    </w:lvl>
    <w:lvl w:ilvl="8" w:tplc="04090005">
      <w:start w:val="1"/>
      <w:numFmt w:val="bullet"/>
      <w:lvlText w:val=""/>
      <w:lvlJc w:val="left"/>
      <w:pPr>
        <w:ind w:left="5400" w:hanging="360"/>
      </w:pPr>
      <w:rPr>
        <w:rFonts w:ascii="Wingdings" w:hAnsi="Wingdings" w:hint="default"/>
      </w:rPr>
    </w:lvl>
  </w:abstractNum>
  <w:abstractNum w:abstractNumId="4">
    <w:nsid w:val="3821049A"/>
    <w:multiLevelType w:val="hybridMultilevel"/>
    <w:tmpl w:val="EDE8690A"/>
    <w:lvl w:ilvl="0" w:tplc="136A3722">
      <w:start w:val="1"/>
      <w:numFmt w:val="bullet"/>
      <w:pStyle w:val="BrightwaveBullet"/>
      <w:lvlText w:val=""/>
      <w:lvlJc w:val="left"/>
      <w:pPr>
        <w:ind w:left="360" w:hanging="360"/>
      </w:pPr>
      <w:rPr>
        <w:rFonts w:ascii="Symbol" w:hAnsi="Symbol" w:hint="default"/>
        <w:color w:val="868E92"/>
        <w:sz w:val="18"/>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C867E28"/>
    <w:multiLevelType w:val="hybridMultilevel"/>
    <w:tmpl w:val="30EC2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IdMacAtCleanup w:val="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am Boothroyd">
    <w15:presenceInfo w15:providerId="Windows Live" w15:userId="5aba134f60a5805c"/>
  </w15:person>
  <w15:person w15:author="Ben  Pester">
    <w15:presenceInfo w15:providerId="None" w15:userId="Ben  Pes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trackRevision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0C7"/>
    <w:rsid w:val="00002908"/>
    <w:rsid w:val="0000750D"/>
    <w:rsid w:val="0000769F"/>
    <w:rsid w:val="0001313D"/>
    <w:rsid w:val="00013A93"/>
    <w:rsid w:val="0002329A"/>
    <w:rsid w:val="00023E2B"/>
    <w:rsid w:val="000302C1"/>
    <w:rsid w:val="00031F66"/>
    <w:rsid w:val="00033050"/>
    <w:rsid w:val="000348E4"/>
    <w:rsid w:val="0003565C"/>
    <w:rsid w:val="00040A87"/>
    <w:rsid w:val="00043321"/>
    <w:rsid w:val="00046144"/>
    <w:rsid w:val="00046B59"/>
    <w:rsid w:val="00055B1A"/>
    <w:rsid w:val="00055F81"/>
    <w:rsid w:val="00061995"/>
    <w:rsid w:val="0006374B"/>
    <w:rsid w:val="000672AB"/>
    <w:rsid w:val="000712C7"/>
    <w:rsid w:val="000720A4"/>
    <w:rsid w:val="00073FC6"/>
    <w:rsid w:val="00081274"/>
    <w:rsid w:val="000837E0"/>
    <w:rsid w:val="00084320"/>
    <w:rsid w:val="0008473D"/>
    <w:rsid w:val="000871BC"/>
    <w:rsid w:val="00090D27"/>
    <w:rsid w:val="00092890"/>
    <w:rsid w:val="000A796B"/>
    <w:rsid w:val="000B27C7"/>
    <w:rsid w:val="000B3232"/>
    <w:rsid w:val="000B6DEE"/>
    <w:rsid w:val="000C0582"/>
    <w:rsid w:val="000C66C4"/>
    <w:rsid w:val="000D1450"/>
    <w:rsid w:val="000D1B03"/>
    <w:rsid w:val="000D28CE"/>
    <w:rsid w:val="000D52A4"/>
    <w:rsid w:val="000E2AA5"/>
    <w:rsid w:val="000E4987"/>
    <w:rsid w:val="000E5929"/>
    <w:rsid w:val="000E72AC"/>
    <w:rsid w:val="000E74BF"/>
    <w:rsid w:val="000F1520"/>
    <w:rsid w:val="000F42EB"/>
    <w:rsid w:val="000F7DC3"/>
    <w:rsid w:val="00100883"/>
    <w:rsid w:val="00101C12"/>
    <w:rsid w:val="001041F5"/>
    <w:rsid w:val="00105B4E"/>
    <w:rsid w:val="00110116"/>
    <w:rsid w:val="00112961"/>
    <w:rsid w:val="00114FFE"/>
    <w:rsid w:val="0011770E"/>
    <w:rsid w:val="00117B09"/>
    <w:rsid w:val="00125266"/>
    <w:rsid w:val="001255E4"/>
    <w:rsid w:val="00126CE8"/>
    <w:rsid w:val="00130697"/>
    <w:rsid w:val="00133742"/>
    <w:rsid w:val="0013650E"/>
    <w:rsid w:val="00137B50"/>
    <w:rsid w:val="00137EFC"/>
    <w:rsid w:val="001429C1"/>
    <w:rsid w:val="00142F0D"/>
    <w:rsid w:val="00146898"/>
    <w:rsid w:val="00155B09"/>
    <w:rsid w:val="00155D37"/>
    <w:rsid w:val="001651CE"/>
    <w:rsid w:val="00183417"/>
    <w:rsid w:val="001837A8"/>
    <w:rsid w:val="00183F52"/>
    <w:rsid w:val="00187948"/>
    <w:rsid w:val="00190B51"/>
    <w:rsid w:val="0019120E"/>
    <w:rsid w:val="001917B4"/>
    <w:rsid w:val="00193303"/>
    <w:rsid w:val="001953BD"/>
    <w:rsid w:val="00195587"/>
    <w:rsid w:val="001A113D"/>
    <w:rsid w:val="001A14D7"/>
    <w:rsid w:val="001B0207"/>
    <w:rsid w:val="001B0B31"/>
    <w:rsid w:val="001B13D5"/>
    <w:rsid w:val="001B1CEF"/>
    <w:rsid w:val="001C02A8"/>
    <w:rsid w:val="001C0D23"/>
    <w:rsid w:val="001C4F42"/>
    <w:rsid w:val="001D32BC"/>
    <w:rsid w:val="001E195A"/>
    <w:rsid w:val="001E45D9"/>
    <w:rsid w:val="001E605D"/>
    <w:rsid w:val="001E7000"/>
    <w:rsid w:val="001E7D8E"/>
    <w:rsid w:val="001F0FA1"/>
    <w:rsid w:val="001F34AB"/>
    <w:rsid w:val="001F3F1A"/>
    <w:rsid w:val="001F7D66"/>
    <w:rsid w:val="002033C5"/>
    <w:rsid w:val="00203DB9"/>
    <w:rsid w:val="00204884"/>
    <w:rsid w:val="00205510"/>
    <w:rsid w:val="00210633"/>
    <w:rsid w:val="00210C9F"/>
    <w:rsid w:val="0021114F"/>
    <w:rsid w:val="0021120A"/>
    <w:rsid w:val="00212106"/>
    <w:rsid w:val="00213F3A"/>
    <w:rsid w:val="00214768"/>
    <w:rsid w:val="00214D68"/>
    <w:rsid w:val="00220312"/>
    <w:rsid w:val="0022102A"/>
    <w:rsid w:val="00223863"/>
    <w:rsid w:val="00226264"/>
    <w:rsid w:val="002263CA"/>
    <w:rsid w:val="002267AF"/>
    <w:rsid w:val="002272E5"/>
    <w:rsid w:val="0022754B"/>
    <w:rsid w:val="00232B5A"/>
    <w:rsid w:val="00232DB9"/>
    <w:rsid w:val="00235891"/>
    <w:rsid w:val="00242A00"/>
    <w:rsid w:val="00243A80"/>
    <w:rsid w:val="0024426D"/>
    <w:rsid w:val="0024478F"/>
    <w:rsid w:val="00245999"/>
    <w:rsid w:val="002465E7"/>
    <w:rsid w:val="00254656"/>
    <w:rsid w:val="00254B02"/>
    <w:rsid w:val="00254DC9"/>
    <w:rsid w:val="00267E24"/>
    <w:rsid w:val="0027197A"/>
    <w:rsid w:val="0027237C"/>
    <w:rsid w:val="002761F0"/>
    <w:rsid w:val="002768FE"/>
    <w:rsid w:val="00277814"/>
    <w:rsid w:val="00281323"/>
    <w:rsid w:val="00284C97"/>
    <w:rsid w:val="00285BF3"/>
    <w:rsid w:val="00287829"/>
    <w:rsid w:val="0029088B"/>
    <w:rsid w:val="002917E2"/>
    <w:rsid w:val="002A3BAE"/>
    <w:rsid w:val="002A6944"/>
    <w:rsid w:val="002B0CB9"/>
    <w:rsid w:val="002B2B83"/>
    <w:rsid w:val="002B376C"/>
    <w:rsid w:val="002B5167"/>
    <w:rsid w:val="002B581E"/>
    <w:rsid w:val="002B64FB"/>
    <w:rsid w:val="002B665E"/>
    <w:rsid w:val="002C22A1"/>
    <w:rsid w:val="002D061C"/>
    <w:rsid w:val="002D127A"/>
    <w:rsid w:val="002D4C23"/>
    <w:rsid w:val="002D58CB"/>
    <w:rsid w:val="002D5EB4"/>
    <w:rsid w:val="002D60C8"/>
    <w:rsid w:val="002E0C17"/>
    <w:rsid w:val="002F389B"/>
    <w:rsid w:val="002F71B5"/>
    <w:rsid w:val="00303387"/>
    <w:rsid w:val="00306450"/>
    <w:rsid w:val="00306C19"/>
    <w:rsid w:val="0031075B"/>
    <w:rsid w:val="003135C2"/>
    <w:rsid w:val="00313C94"/>
    <w:rsid w:val="00324123"/>
    <w:rsid w:val="00332AEA"/>
    <w:rsid w:val="003378A9"/>
    <w:rsid w:val="00340101"/>
    <w:rsid w:val="00340615"/>
    <w:rsid w:val="00342BB3"/>
    <w:rsid w:val="00344457"/>
    <w:rsid w:val="00344598"/>
    <w:rsid w:val="00352276"/>
    <w:rsid w:val="00354D79"/>
    <w:rsid w:val="00356059"/>
    <w:rsid w:val="003612D6"/>
    <w:rsid w:val="00365665"/>
    <w:rsid w:val="00376BD5"/>
    <w:rsid w:val="00377993"/>
    <w:rsid w:val="0038189D"/>
    <w:rsid w:val="00383903"/>
    <w:rsid w:val="0038449B"/>
    <w:rsid w:val="003870BD"/>
    <w:rsid w:val="003912E2"/>
    <w:rsid w:val="00393C93"/>
    <w:rsid w:val="00395F68"/>
    <w:rsid w:val="00396783"/>
    <w:rsid w:val="003975FE"/>
    <w:rsid w:val="003A20C6"/>
    <w:rsid w:val="003A2B03"/>
    <w:rsid w:val="003A352B"/>
    <w:rsid w:val="003A4D78"/>
    <w:rsid w:val="003B0631"/>
    <w:rsid w:val="003B1DA7"/>
    <w:rsid w:val="003B530A"/>
    <w:rsid w:val="003C0FE8"/>
    <w:rsid w:val="003C13C9"/>
    <w:rsid w:val="003C226E"/>
    <w:rsid w:val="003C29E1"/>
    <w:rsid w:val="003C39B4"/>
    <w:rsid w:val="003C54AD"/>
    <w:rsid w:val="003C786D"/>
    <w:rsid w:val="003D35B4"/>
    <w:rsid w:val="003D3A07"/>
    <w:rsid w:val="003D5AE7"/>
    <w:rsid w:val="003D6503"/>
    <w:rsid w:val="003D6AD2"/>
    <w:rsid w:val="003E6173"/>
    <w:rsid w:val="003E6D33"/>
    <w:rsid w:val="003F0B8B"/>
    <w:rsid w:val="003F4461"/>
    <w:rsid w:val="003F4AC3"/>
    <w:rsid w:val="00402FD3"/>
    <w:rsid w:val="004031C2"/>
    <w:rsid w:val="00403AC1"/>
    <w:rsid w:val="0040525A"/>
    <w:rsid w:val="004134CE"/>
    <w:rsid w:val="00420E99"/>
    <w:rsid w:val="00430E01"/>
    <w:rsid w:val="004319AD"/>
    <w:rsid w:val="00436876"/>
    <w:rsid w:val="00436A66"/>
    <w:rsid w:val="0044043F"/>
    <w:rsid w:val="00440AA4"/>
    <w:rsid w:val="0044465D"/>
    <w:rsid w:val="00445304"/>
    <w:rsid w:val="004471D6"/>
    <w:rsid w:val="00453222"/>
    <w:rsid w:val="004535B2"/>
    <w:rsid w:val="00455979"/>
    <w:rsid w:val="004573A8"/>
    <w:rsid w:val="00460C72"/>
    <w:rsid w:val="004628D5"/>
    <w:rsid w:val="00463099"/>
    <w:rsid w:val="00465D74"/>
    <w:rsid w:val="00466F19"/>
    <w:rsid w:val="00475042"/>
    <w:rsid w:val="00476604"/>
    <w:rsid w:val="00476AF0"/>
    <w:rsid w:val="00480E63"/>
    <w:rsid w:val="004855C9"/>
    <w:rsid w:val="004865CE"/>
    <w:rsid w:val="00487B76"/>
    <w:rsid w:val="00494F0D"/>
    <w:rsid w:val="004A09D5"/>
    <w:rsid w:val="004A0ED0"/>
    <w:rsid w:val="004A21AE"/>
    <w:rsid w:val="004A3BBB"/>
    <w:rsid w:val="004A5ADE"/>
    <w:rsid w:val="004A7BF3"/>
    <w:rsid w:val="004A7F31"/>
    <w:rsid w:val="004B369F"/>
    <w:rsid w:val="004B4130"/>
    <w:rsid w:val="004B5A02"/>
    <w:rsid w:val="004C0987"/>
    <w:rsid w:val="004C0DB3"/>
    <w:rsid w:val="004C214E"/>
    <w:rsid w:val="004C345E"/>
    <w:rsid w:val="004C48A9"/>
    <w:rsid w:val="004D131B"/>
    <w:rsid w:val="004D7103"/>
    <w:rsid w:val="004E0019"/>
    <w:rsid w:val="004E44B5"/>
    <w:rsid w:val="004E52A5"/>
    <w:rsid w:val="004F060E"/>
    <w:rsid w:val="004F2D4D"/>
    <w:rsid w:val="00504481"/>
    <w:rsid w:val="00506AB3"/>
    <w:rsid w:val="0050759A"/>
    <w:rsid w:val="00513AB1"/>
    <w:rsid w:val="00516348"/>
    <w:rsid w:val="00517790"/>
    <w:rsid w:val="00520366"/>
    <w:rsid w:val="005205F0"/>
    <w:rsid w:val="005226E2"/>
    <w:rsid w:val="00523F95"/>
    <w:rsid w:val="00525458"/>
    <w:rsid w:val="00531C19"/>
    <w:rsid w:val="00533C25"/>
    <w:rsid w:val="00534B20"/>
    <w:rsid w:val="005364E9"/>
    <w:rsid w:val="00537DBF"/>
    <w:rsid w:val="00545AD0"/>
    <w:rsid w:val="0055039E"/>
    <w:rsid w:val="00550C3A"/>
    <w:rsid w:val="005515E4"/>
    <w:rsid w:val="00552A28"/>
    <w:rsid w:val="00556AFF"/>
    <w:rsid w:val="0056188F"/>
    <w:rsid w:val="00561CB3"/>
    <w:rsid w:val="0056295A"/>
    <w:rsid w:val="00565A33"/>
    <w:rsid w:val="00565B00"/>
    <w:rsid w:val="0056642B"/>
    <w:rsid w:val="00566934"/>
    <w:rsid w:val="005674B4"/>
    <w:rsid w:val="00572854"/>
    <w:rsid w:val="00573974"/>
    <w:rsid w:val="00574D8B"/>
    <w:rsid w:val="00587476"/>
    <w:rsid w:val="00591056"/>
    <w:rsid w:val="00592541"/>
    <w:rsid w:val="00592869"/>
    <w:rsid w:val="005974DE"/>
    <w:rsid w:val="005A10C7"/>
    <w:rsid w:val="005B00B1"/>
    <w:rsid w:val="005B13B8"/>
    <w:rsid w:val="005B6048"/>
    <w:rsid w:val="005D1FCC"/>
    <w:rsid w:val="005D5B39"/>
    <w:rsid w:val="005D5EA2"/>
    <w:rsid w:val="005D6190"/>
    <w:rsid w:val="005D7DD3"/>
    <w:rsid w:val="005E0C16"/>
    <w:rsid w:val="005E138C"/>
    <w:rsid w:val="005E3AD2"/>
    <w:rsid w:val="005E3FCB"/>
    <w:rsid w:val="005E5C8D"/>
    <w:rsid w:val="005E66CE"/>
    <w:rsid w:val="005E7C82"/>
    <w:rsid w:val="005F5726"/>
    <w:rsid w:val="0060792F"/>
    <w:rsid w:val="006118F7"/>
    <w:rsid w:val="00614F59"/>
    <w:rsid w:val="0061567B"/>
    <w:rsid w:val="0061590D"/>
    <w:rsid w:val="00615CFC"/>
    <w:rsid w:val="00616117"/>
    <w:rsid w:val="006203A1"/>
    <w:rsid w:val="00621589"/>
    <w:rsid w:val="0063022E"/>
    <w:rsid w:val="00641B79"/>
    <w:rsid w:val="00645676"/>
    <w:rsid w:val="00650831"/>
    <w:rsid w:val="006510AF"/>
    <w:rsid w:val="00652CC2"/>
    <w:rsid w:val="006615B2"/>
    <w:rsid w:val="006635CB"/>
    <w:rsid w:val="00663C2A"/>
    <w:rsid w:val="006667AF"/>
    <w:rsid w:val="00666E0D"/>
    <w:rsid w:val="00675854"/>
    <w:rsid w:val="00680E47"/>
    <w:rsid w:val="006835FB"/>
    <w:rsid w:val="00683F2F"/>
    <w:rsid w:val="0068589B"/>
    <w:rsid w:val="00687AA3"/>
    <w:rsid w:val="00693309"/>
    <w:rsid w:val="006939A6"/>
    <w:rsid w:val="00694345"/>
    <w:rsid w:val="006A0A71"/>
    <w:rsid w:val="006A0FD7"/>
    <w:rsid w:val="006A3636"/>
    <w:rsid w:val="006A3931"/>
    <w:rsid w:val="006A4B19"/>
    <w:rsid w:val="006A6F85"/>
    <w:rsid w:val="006B0E50"/>
    <w:rsid w:val="006B24FC"/>
    <w:rsid w:val="006B76E6"/>
    <w:rsid w:val="006C08BF"/>
    <w:rsid w:val="006C7E85"/>
    <w:rsid w:val="006D0B44"/>
    <w:rsid w:val="006D1C17"/>
    <w:rsid w:val="006D4A34"/>
    <w:rsid w:val="006D5C44"/>
    <w:rsid w:val="006D6158"/>
    <w:rsid w:val="006E1CE9"/>
    <w:rsid w:val="006E3C15"/>
    <w:rsid w:val="006E434F"/>
    <w:rsid w:val="006E541A"/>
    <w:rsid w:val="006E5C68"/>
    <w:rsid w:val="006E73BF"/>
    <w:rsid w:val="006F443C"/>
    <w:rsid w:val="006F7769"/>
    <w:rsid w:val="007027BE"/>
    <w:rsid w:val="007031FF"/>
    <w:rsid w:val="00706058"/>
    <w:rsid w:val="00707B8C"/>
    <w:rsid w:val="007104CE"/>
    <w:rsid w:val="0071210C"/>
    <w:rsid w:val="007130F1"/>
    <w:rsid w:val="00714EFF"/>
    <w:rsid w:val="00715441"/>
    <w:rsid w:val="00717F3E"/>
    <w:rsid w:val="00721A90"/>
    <w:rsid w:val="00723410"/>
    <w:rsid w:val="00723A12"/>
    <w:rsid w:val="00726C4B"/>
    <w:rsid w:val="00727382"/>
    <w:rsid w:val="00730631"/>
    <w:rsid w:val="007359C7"/>
    <w:rsid w:val="007400D0"/>
    <w:rsid w:val="007432DE"/>
    <w:rsid w:val="007442E4"/>
    <w:rsid w:val="00744420"/>
    <w:rsid w:val="00744DC4"/>
    <w:rsid w:val="00745C83"/>
    <w:rsid w:val="00746BBE"/>
    <w:rsid w:val="007474DE"/>
    <w:rsid w:val="00757F33"/>
    <w:rsid w:val="007604FD"/>
    <w:rsid w:val="0076384F"/>
    <w:rsid w:val="0076469E"/>
    <w:rsid w:val="007664F8"/>
    <w:rsid w:val="00766EBE"/>
    <w:rsid w:val="007734AF"/>
    <w:rsid w:val="007773BA"/>
    <w:rsid w:val="00782AE0"/>
    <w:rsid w:val="0078329C"/>
    <w:rsid w:val="00784243"/>
    <w:rsid w:val="00786803"/>
    <w:rsid w:val="007870A3"/>
    <w:rsid w:val="00787547"/>
    <w:rsid w:val="00792218"/>
    <w:rsid w:val="00792883"/>
    <w:rsid w:val="00792AC9"/>
    <w:rsid w:val="00793A18"/>
    <w:rsid w:val="007958C2"/>
    <w:rsid w:val="00796685"/>
    <w:rsid w:val="007A112A"/>
    <w:rsid w:val="007A11C8"/>
    <w:rsid w:val="007A23A4"/>
    <w:rsid w:val="007A6463"/>
    <w:rsid w:val="007A7BF3"/>
    <w:rsid w:val="007A7D45"/>
    <w:rsid w:val="007B3CC9"/>
    <w:rsid w:val="007B3F7B"/>
    <w:rsid w:val="007B456B"/>
    <w:rsid w:val="007C5CAA"/>
    <w:rsid w:val="007C613E"/>
    <w:rsid w:val="007C62D3"/>
    <w:rsid w:val="007D588E"/>
    <w:rsid w:val="007E2283"/>
    <w:rsid w:val="007E55E3"/>
    <w:rsid w:val="007E6175"/>
    <w:rsid w:val="007F7BF5"/>
    <w:rsid w:val="00801CBF"/>
    <w:rsid w:val="00801F0E"/>
    <w:rsid w:val="00802255"/>
    <w:rsid w:val="00802CEC"/>
    <w:rsid w:val="00807109"/>
    <w:rsid w:val="00814356"/>
    <w:rsid w:val="00814D66"/>
    <w:rsid w:val="00821ADB"/>
    <w:rsid w:val="00823259"/>
    <w:rsid w:val="00826997"/>
    <w:rsid w:val="00826DF1"/>
    <w:rsid w:val="00827761"/>
    <w:rsid w:val="00827FD6"/>
    <w:rsid w:val="00831BA8"/>
    <w:rsid w:val="0083283F"/>
    <w:rsid w:val="0083724B"/>
    <w:rsid w:val="0084045D"/>
    <w:rsid w:val="00845283"/>
    <w:rsid w:val="008471CA"/>
    <w:rsid w:val="008528E7"/>
    <w:rsid w:val="0085772E"/>
    <w:rsid w:val="00857AF2"/>
    <w:rsid w:val="008608A4"/>
    <w:rsid w:val="0087036C"/>
    <w:rsid w:val="00872D12"/>
    <w:rsid w:val="00873172"/>
    <w:rsid w:val="00873272"/>
    <w:rsid w:val="00874740"/>
    <w:rsid w:val="00874A2E"/>
    <w:rsid w:val="00877942"/>
    <w:rsid w:val="00881C0D"/>
    <w:rsid w:val="008866F1"/>
    <w:rsid w:val="00890009"/>
    <w:rsid w:val="008903E3"/>
    <w:rsid w:val="0089177D"/>
    <w:rsid w:val="00891D33"/>
    <w:rsid w:val="00895739"/>
    <w:rsid w:val="008A3B85"/>
    <w:rsid w:val="008A4E0B"/>
    <w:rsid w:val="008B0B71"/>
    <w:rsid w:val="008B0E83"/>
    <w:rsid w:val="008B1BE3"/>
    <w:rsid w:val="008B2CCF"/>
    <w:rsid w:val="008B35BB"/>
    <w:rsid w:val="008B522D"/>
    <w:rsid w:val="008B643C"/>
    <w:rsid w:val="008B73A7"/>
    <w:rsid w:val="008C7D8B"/>
    <w:rsid w:val="008D4462"/>
    <w:rsid w:val="008E07B2"/>
    <w:rsid w:val="008E55CD"/>
    <w:rsid w:val="008E62E0"/>
    <w:rsid w:val="008F0810"/>
    <w:rsid w:val="008F4962"/>
    <w:rsid w:val="00902927"/>
    <w:rsid w:val="00903613"/>
    <w:rsid w:val="009101B5"/>
    <w:rsid w:val="00911E72"/>
    <w:rsid w:val="00912977"/>
    <w:rsid w:val="00917587"/>
    <w:rsid w:val="00917E96"/>
    <w:rsid w:val="0092063C"/>
    <w:rsid w:val="00920DAA"/>
    <w:rsid w:val="00924BFD"/>
    <w:rsid w:val="0093034E"/>
    <w:rsid w:val="009305CE"/>
    <w:rsid w:val="00930AF7"/>
    <w:rsid w:val="00932B1F"/>
    <w:rsid w:val="009340F8"/>
    <w:rsid w:val="0093512B"/>
    <w:rsid w:val="00940E57"/>
    <w:rsid w:val="00942A77"/>
    <w:rsid w:val="00943356"/>
    <w:rsid w:val="00946A6E"/>
    <w:rsid w:val="00950DC2"/>
    <w:rsid w:val="009510E0"/>
    <w:rsid w:val="00952946"/>
    <w:rsid w:val="0095311F"/>
    <w:rsid w:val="009537DE"/>
    <w:rsid w:val="009559CB"/>
    <w:rsid w:val="00955CD4"/>
    <w:rsid w:val="00967C45"/>
    <w:rsid w:val="0097079F"/>
    <w:rsid w:val="0097372A"/>
    <w:rsid w:val="00975996"/>
    <w:rsid w:val="009773E0"/>
    <w:rsid w:val="009840D2"/>
    <w:rsid w:val="00984865"/>
    <w:rsid w:val="0098509B"/>
    <w:rsid w:val="009857B8"/>
    <w:rsid w:val="00985C41"/>
    <w:rsid w:val="00986717"/>
    <w:rsid w:val="009906B4"/>
    <w:rsid w:val="00990B51"/>
    <w:rsid w:val="009935C9"/>
    <w:rsid w:val="00993F4B"/>
    <w:rsid w:val="009945EC"/>
    <w:rsid w:val="00994A58"/>
    <w:rsid w:val="0099605B"/>
    <w:rsid w:val="009A1B5D"/>
    <w:rsid w:val="009A4596"/>
    <w:rsid w:val="009A6111"/>
    <w:rsid w:val="009B3AE7"/>
    <w:rsid w:val="009B545E"/>
    <w:rsid w:val="009D133D"/>
    <w:rsid w:val="009D144A"/>
    <w:rsid w:val="009D14D7"/>
    <w:rsid w:val="009E1E22"/>
    <w:rsid w:val="009E1F3A"/>
    <w:rsid w:val="009E2B8F"/>
    <w:rsid w:val="009E7E43"/>
    <w:rsid w:val="009F0EEB"/>
    <w:rsid w:val="009F0F11"/>
    <w:rsid w:val="009F1905"/>
    <w:rsid w:val="009F3E3B"/>
    <w:rsid w:val="009F78E7"/>
    <w:rsid w:val="00A05E94"/>
    <w:rsid w:val="00A06D84"/>
    <w:rsid w:val="00A127D0"/>
    <w:rsid w:val="00A12AA6"/>
    <w:rsid w:val="00A1416D"/>
    <w:rsid w:val="00A15ECC"/>
    <w:rsid w:val="00A21928"/>
    <w:rsid w:val="00A2437F"/>
    <w:rsid w:val="00A24606"/>
    <w:rsid w:val="00A25D5E"/>
    <w:rsid w:val="00A26DC5"/>
    <w:rsid w:val="00A338BA"/>
    <w:rsid w:val="00A33D56"/>
    <w:rsid w:val="00A33DC8"/>
    <w:rsid w:val="00A37A3F"/>
    <w:rsid w:val="00A433D6"/>
    <w:rsid w:val="00A46BB9"/>
    <w:rsid w:val="00A51D25"/>
    <w:rsid w:val="00A54073"/>
    <w:rsid w:val="00A55B1A"/>
    <w:rsid w:val="00A56470"/>
    <w:rsid w:val="00A72566"/>
    <w:rsid w:val="00A72BEF"/>
    <w:rsid w:val="00A75F00"/>
    <w:rsid w:val="00A847EE"/>
    <w:rsid w:val="00A93F88"/>
    <w:rsid w:val="00A94D8B"/>
    <w:rsid w:val="00A960D8"/>
    <w:rsid w:val="00AA08D6"/>
    <w:rsid w:val="00AA22E4"/>
    <w:rsid w:val="00AA447E"/>
    <w:rsid w:val="00AA6A4F"/>
    <w:rsid w:val="00AB4A79"/>
    <w:rsid w:val="00AB6D6E"/>
    <w:rsid w:val="00AC02B2"/>
    <w:rsid w:val="00AC36A2"/>
    <w:rsid w:val="00AC58EF"/>
    <w:rsid w:val="00AC7F2C"/>
    <w:rsid w:val="00AD1511"/>
    <w:rsid w:val="00AD1D0E"/>
    <w:rsid w:val="00AD250B"/>
    <w:rsid w:val="00AD4E62"/>
    <w:rsid w:val="00AD7D95"/>
    <w:rsid w:val="00AE08A4"/>
    <w:rsid w:val="00AE0B34"/>
    <w:rsid w:val="00AE6BA8"/>
    <w:rsid w:val="00AF4349"/>
    <w:rsid w:val="00B071EA"/>
    <w:rsid w:val="00B101F6"/>
    <w:rsid w:val="00B140AC"/>
    <w:rsid w:val="00B158A3"/>
    <w:rsid w:val="00B1597C"/>
    <w:rsid w:val="00B164B6"/>
    <w:rsid w:val="00B2173C"/>
    <w:rsid w:val="00B2235F"/>
    <w:rsid w:val="00B236D4"/>
    <w:rsid w:val="00B24D63"/>
    <w:rsid w:val="00B25E72"/>
    <w:rsid w:val="00B277A4"/>
    <w:rsid w:val="00B309AD"/>
    <w:rsid w:val="00B335FE"/>
    <w:rsid w:val="00B335FF"/>
    <w:rsid w:val="00B34BC1"/>
    <w:rsid w:val="00B41905"/>
    <w:rsid w:val="00B50040"/>
    <w:rsid w:val="00B50CBF"/>
    <w:rsid w:val="00B50FB5"/>
    <w:rsid w:val="00B52247"/>
    <w:rsid w:val="00B55B34"/>
    <w:rsid w:val="00B57713"/>
    <w:rsid w:val="00B71662"/>
    <w:rsid w:val="00B72D30"/>
    <w:rsid w:val="00B846EB"/>
    <w:rsid w:val="00B85663"/>
    <w:rsid w:val="00B861F3"/>
    <w:rsid w:val="00B87047"/>
    <w:rsid w:val="00B87A52"/>
    <w:rsid w:val="00B87C7A"/>
    <w:rsid w:val="00B91CDD"/>
    <w:rsid w:val="00BA0BA9"/>
    <w:rsid w:val="00BA2891"/>
    <w:rsid w:val="00BA427B"/>
    <w:rsid w:val="00BA47EB"/>
    <w:rsid w:val="00BA6E17"/>
    <w:rsid w:val="00BA7FC6"/>
    <w:rsid w:val="00BB0F25"/>
    <w:rsid w:val="00BB1675"/>
    <w:rsid w:val="00BB39D1"/>
    <w:rsid w:val="00BB6257"/>
    <w:rsid w:val="00BC2E40"/>
    <w:rsid w:val="00BD2277"/>
    <w:rsid w:val="00BD2A38"/>
    <w:rsid w:val="00BD2DE1"/>
    <w:rsid w:val="00BD37E0"/>
    <w:rsid w:val="00BD62E7"/>
    <w:rsid w:val="00BE1EAA"/>
    <w:rsid w:val="00BE4D83"/>
    <w:rsid w:val="00BE65B8"/>
    <w:rsid w:val="00BE751A"/>
    <w:rsid w:val="00BF0642"/>
    <w:rsid w:val="00BF0FEF"/>
    <w:rsid w:val="00BF5B9E"/>
    <w:rsid w:val="00BF6FC1"/>
    <w:rsid w:val="00BF70CE"/>
    <w:rsid w:val="00BF7ECA"/>
    <w:rsid w:val="00C01C45"/>
    <w:rsid w:val="00C0772D"/>
    <w:rsid w:val="00C1426E"/>
    <w:rsid w:val="00C21F39"/>
    <w:rsid w:val="00C2206B"/>
    <w:rsid w:val="00C227D4"/>
    <w:rsid w:val="00C23643"/>
    <w:rsid w:val="00C2776B"/>
    <w:rsid w:val="00C3149F"/>
    <w:rsid w:val="00C3296A"/>
    <w:rsid w:val="00C3371B"/>
    <w:rsid w:val="00C33735"/>
    <w:rsid w:val="00C348DF"/>
    <w:rsid w:val="00C402BB"/>
    <w:rsid w:val="00C4220E"/>
    <w:rsid w:val="00C448CC"/>
    <w:rsid w:val="00C44AE1"/>
    <w:rsid w:val="00C46166"/>
    <w:rsid w:val="00C52B26"/>
    <w:rsid w:val="00C532B5"/>
    <w:rsid w:val="00C5792F"/>
    <w:rsid w:val="00C61704"/>
    <w:rsid w:val="00C61B27"/>
    <w:rsid w:val="00C62857"/>
    <w:rsid w:val="00C6341B"/>
    <w:rsid w:val="00C65EB3"/>
    <w:rsid w:val="00C668BF"/>
    <w:rsid w:val="00C7050D"/>
    <w:rsid w:val="00C722BE"/>
    <w:rsid w:val="00C72D58"/>
    <w:rsid w:val="00C74806"/>
    <w:rsid w:val="00C7503C"/>
    <w:rsid w:val="00C81462"/>
    <w:rsid w:val="00C81C01"/>
    <w:rsid w:val="00C836A4"/>
    <w:rsid w:val="00C860E6"/>
    <w:rsid w:val="00C869ED"/>
    <w:rsid w:val="00C93E44"/>
    <w:rsid w:val="00C970BD"/>
    <w:rsid w:val="00CB27F1"/>
    <w:rsid w:val="00CB2D0D"/>
    <w:rsid w:val="00CB374E"/>
    <w:rsid w:val="00CC3305"/>
    <w:rsid w:val="00CC48A4"/>
    <w:rsid w:val="00CC58EB"/>
    <w:rsid w:val="00CC7711"/>
    <w:rsid w:val="00CD2594"/>
    <w:rsid w:val="00CD7283"/>
    <w:rsid w:val="00CE3A96"/>
    <w:rsid w:val="00CF5D7E"/>
    <w:rsid w:val="00CF6D34"/>
    <w:rsid w:val="00D02540"/>
    <w:rsid w:val="00D05AFB"/>
    <w:rsid w:val="00D10056"/>
    <w:rsid w:val="00D114FA"/>
    <w:rsid w:val="00D11D79"/>
    <w:rsid w:val="00D12887"/>
    <w:rsid w:val="00D13A02"/>
    <w:rsid w:val="00D13F38"/>
    <w:rsid w:val="00D1496C"/>
    <w:rsid w:val="00D216A1"/>
    <w:rsid w:val="00D220D4"/>
    <w:rsid w:val="00D22B4E"/>
    <w:rsid w:val="00D22F92"/>
    <w:rsid w:val="00D2395A"/>
    <w:rsid w:val="00D25EA0"/>
    <w:rsid w:val="00D27691"/>
    <w:rsid w:val="00D318A2"/>
    <w:rsid w:val="00D339A1"/>
    <w:rsid w:val="00D473AE"/>
    <w:rsid w:val="00D524CA"/>
    <w:rsid w:val="00D52F78"/>
    <w:rsid w:val="00D53754"/>
    <w:rsid w:val="00D562A5"/>
    <w:rsid w:val="00D60C2D"/>
    <w:rsid w:val="00D65946"/>
    <w:rsid w:val="00D673B8"/>
    <w:rsid w:val="00D74E9A"/>
    <w:rsid w:val="00D81B60"/>
    <w:rsid w:val="00D85539"/>
    <w:rsid w:val="00D864FD"/>
    <w:rsid w:val="00D86F92"/>
    <w:rsid w:val="00D91150"/>
    <w:rsid w:val="00D9143F"/>
    <w:rsid w:val="00D921F2"/>
    <w:rsid w:val="00D9346B"/>
    <w:rsid w:val="00D96992"/>
    <w:rsid w:val="00D97A0E"/>
    <w:rsid w:val="00DA553D"/>
    <w:rsid w:val="00DA7342"/>
    <w:rsid w:val="00DA770D"/>
    <w:rsid w:val="00DB0A95"/>
    <w:rsid w:val="00DB28ED"/>
    <w:rsid w:val="00DB5F34"/>
    <w:rsid w:val="00DB6BF0"/>
    <w:rsid w:val="00DB7497"/>
    <w:rsid w:val="00DC07D2"/>
    <w:rsid w:val="00DC1974"/>
    <w:rsid w:val="00DC4D5A"/>
    <w:rsid w:val="00DD2812"/>
    <w:rsid w:val="00DD7C15"/>
    <w:rsid w:val="00DE594D"/>
    <w:rsid w:val="00DE61FB"/>
    <w:rsid w:val="00DE6CF0"/>
    <w:rsid w:val="00DF00C5"/>
    <w:rsid w:val="00DF0B1F"/>
    <w:rsid w:val="00DF175F"/>
    <w:rsid w:val="00DF5598"/>
    <w:rsid w:val="00E0072F"/>
    <w:rsid w:val="00E0387E"/>
    <w:rsid w:val="00E039EC"/>
    <w:rsid w:val="00E135A5"/>
    <w:rsid w:val="00E167F8"/>
    <w:rsid w:val="00E20B54"/>
    <w:rsid w:val="00E24321"/>
    <w:rsid w:val="00E325BD"/>
    <w:rsid w:val="00E33BC9"/>
    <w:rsid w:val="00E41E2F"/>
    <w:rsid w:val="00E42F35"/>
    <w:rsid w:val="00E46823"/>
    <w:rsid w:val="00E5074E"/>
    <w:rsid w:val="00E51670"/>
    <w:rsid w:val="00E52508"/>
    <w:rsid w:val="00E52910"/>
    <w:rsid w:val="00E542B5"/>
    <w:rsid w:val="00E54C94"/>
    <w:rsid w:val="00E5766D"/>
    <w:rsid w:val="00E70403"/>
    <w:rsid w:val="00E73E24"/>
    <w:rsid w:val="00E75CCF"/>
    <w:rsid w:val="00E803AD"/>
    <w:rsid w:val="00E80C59"/>
    <w:rsid w:val="00E82C41"/>
    <w:rsid w:val="00E84790"/>
    <w:rsid w:val="00E8571A"/>
    <w:rsid w:val="00E8599A"/>
    <w:rsid w:val="00E91D55"/>
    <w:rsid w:val="00EA1C3A"/>
    <w:rsid w:val="00EA2758"/>
    <w:rsid w:val="00EA57FC"/>
    <w:rsid w:val="00EA6CA8"/>
    <w:rsid w:val="00EA7A62"/>
    <w:rsid w:val="00EB395D"/>
    <w:rsid w:val="00EB3DA1"/>
    <w:rsid w:val="00EC29E7"/>
    <w:rsid w:val="00EC2F84"/>
    <w:rsid w:val="00EC37AD"/>
    <w:rsid w:val="00EC4664"/>
    <w:rsid w:val="00EE0C81"/>
    <w:rsid w:val="00EE11F1"/>
    <w:rsid w:val="00EE137C"/>
    <w:rsid w:val="00EE6B2F"/>
    <w:rsid w:val="00EF18ED"/>
    <w:rsid w:val="00F00740"/>
    <w:rsid w:val="00F00BF9"/>
    <w:rsid w:val="00F05C29"/>
    <w:rsid w:val="00F10020"/>
    <w:rsid w:val="00F10B80"/>
    <w:rsid w:val="00F11388"/>
    <w:rsid w:val="00F14AA2"/>
    <w:rsid w:val="00F21BC2"/>
    <w:rsid w:val="00F2472A"/>
    <w:rsid w:val="00F25A42"/>
    <w:rsid w:val="00F26FB8"/>
    <w:rsid w:val="00F27037"/>
    <w:rsid w:val="00F33BE5"/>
    <w:rsid w:val="00F342FA"/>
    <w:rsid w:val="00F34514"/>
    <w:rsid w:val="00F4346C"/>
    <w:rsid w:val="00F45AD4"/>
    <w:rsid w:val="00F46C53"/>
    <w:rsid w:val="00F50C30"/>
    <w:rsid w:val="00F51619"/>
    <w:rsid w:val="00F51D32"/>
    <w:rsid w:val="00F550FB"/>
    <w:rsid w:val="00F60551"/>
    <w:rsid w:val="00F6254F"/>
    <w:rsid w:val="00F629A3"/>
    <w:rsid w:val="00F67CBA"/>
    <w:rsid w:val="00F74ABD"/>
    <w:rsid w:val="00F758B3"/>
    <w:rsid w:val="00F75C12"/>
    <w:rsid w:val="00F75E87"/>
    <w:rsid w:val="00F8161E"/>
    <w:rsid w:val="00F826B8"/>
    <w:rsid w:val="00F84A3C"/>
    <w:rsid w:val="00F8589C"/>
    <w:rsid w:val="00F9404D"/>
    <w:rsid w:val="00F95C76"/>
    <w:rsid w:val="00FA292E"/>
    <w:rsid w:val="00FA2CF2"/>
    <w:rsid w:val="00FA40E9"/>
    <w:rsid w:val="00FB0D8B"/>
    <w:rsid w:val="00FC1CE2"/>
    <w:rsid w:val="00FC2E0B"/>
    <w:rsid w:val="00FC74BD"/>
    <w:rsid w:val="00FD4CAA"/>
    <w:rsid w:val="00FE011C"/>
    <w:rsid w:val="00FE09FA"/>
    <w:rsid w:val="00FE72BA"/>
    <w:rsid w:val="00FF24D2"/>
    <w:rsid w:val="00FF654D"/>
    <w:rsid w:val="00FF68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001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qFormat="1"/>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qFormat="1"/>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qFormat="1"/>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qFormat="1"/>
    <w:lsdException w:name="Colorful Grid Accent 1" w:semiHidden="0" w:unhideWhenUsed="0" w:qFormat="1"/>
    <w:lsdException w:name="Light Shading Accent 2" w:semiHidden="0" w:unhideWhenUsed="0" w:qFormat="1"/>
    <w:lsdException w:name="Light List Accent 2" w:semiHidden="0" w:unhideWhenUsed="0"/>
    <w:lsdException w:name="Light Grid Accent 2" w:semiHidden="0" w:unhideWhenUsed="0"/>
    <w:lsdException w:name="Medium Shading 1 Accent 2" w:semiHidden="0" w:unhideWhenUsed="0" w:qFormat="1"/>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qFormat="1"/>
    <w:lsdException w:name="Medium Grid 2 Accent 2" w:semiHidden="0" w:unhideWhenUsed="0" w:qFormat="1"/>
    <w:lsdException w:name="Medium Grid 3 Accent 2" w:semiHidden="0" w:unhideWhenUsed="0" w:qFormat="1"/>
    <w:lsdException w:name="Dark List Accent 2" w:semiHidden="0" w:unhideWhenUsed="0"/>
    <w:lsdException w:name="Colorful Shading Accent 2" w:semiHidden="0" w:unhideWhenUsed="0"/>
    <w:lsdException w:name="Colorful List Accent 2" w:semiHidden="0" w:uiPriority="1" w:unhideWhenUsed="0" w:qFormat="1"/>
    <w:lsdException w:name="Colorful Grid Accent 2" w:semiHidden="0" w:uiPriority="60" w:unhideWhenUsed="0"/>
    <w:lsdException w:name="Light Shading Accent 3" w:semiHidden="0" w:uiPriority="61" w:unhideWhenUsed="0"/>
    <w:lsdException w:name="Light List Accent 3" w:semiHidden="0" w:uiPriority="62" w:unhideWhenUsed="0"/>
    <w:lsdException w:name="Light Grid Accent 3" w:semiHidden="0" w:uiPriority="63" w:unhideWhenUsed="0" w:qFormat="1"/>
    <w:lsdException w:name="Medium Shading 1 Accent 3" w:semiHidden="0" w:uiPriority="64" w:unhideWhenUsed="0" w:qFormat="1"/>
    <w:lsdException w:name="Medium Shading 2 Accent 3" w:semiHidden="0" w:uiPriority="65" w:unhideWhenUsed="0" w:qFormat="1"/>
    <w:lsdException w:name="Medium List 1 Accent 3" w:semiHidden="0" w:uiPriority="66" w:unhideWhenUsed="0"/>
    <w:lsdException w:name="Medium List 2 Accent 3" w:semiHidden="0" w:uiPriority="67" w:unhideWhenUsed="0"/>
    <w:lsdException w:name="Medium Grid 1 Accent 3" w:semiHidden="0" w:uiPriority="68" w:unhideWhenUsed="0"/>
    <w:lsdException w:name="Medium Grid 2 Accent 3" w:semiHidden="0" w:uiPriority="69" w:unhideWhenUsed="0"/>
    <w:lsdException w:name="Medium Grid 3 Accent 3" w:semiHidden="0" w:uiPriority="70" w:unhideWhenUsed="0"/>
    <w:lsdException w:name="Dark List Accent 3" w:semiHidden="0" w:uiPriority="71" w:unhideWhenUsed="0"/>
    <w:lsdException w:name="Colorful Shading Accent 3" w:semiHidden="0" w:uiPriority="72" w:unhideWhenUsed="0" w:qFormat="1"/>
    <w:lsdException w:name="Colorful List Accent 3" w:semiHidden="0" w:uiPriority="73" w:unhideWhenUsed="0" w:qFormat="1"/>
    <w:lsdException w:name="Colorful Grid Accent 3" w:semiHidden="0" w:uiPriority="60" w:unhideWhenUsed="0" w:qFormat="1"/>
    <w:lsdException w:name="Light Shading Accent 4" w:semiHidden="0" w:uiPriority="61" w:unhideWhenUsed="0"/>
    <w:lsdException w:name="Light List Accent 4" w:semiHidden="0" w:uiPriority="62" w:unhideWhenUsed="0"/>
    <w:lsdException w:name="Light Grid Accent 4" w:semiHidden="0" w:uiPriority="63" w:unhideWhenUsed="0"/>
    <w:lsdException w:name="Medium Shading 1 Accent 4" w:semiHidden="0" w:uiPriority="64" w:unhideWhenUsed="0"/>
    <w:lsdException w:name="Medium Shading 2 Accent 4" w:semiHidden="0" w:uiPriority="65" w:unhideWhenUsed="0"/>
    <w:lsdException w:name="Medium List 1 Accent 4" w:semiHidden="0" w:unhideWhenUsed="0"/>
    <w:lsdException w:name="Medium List 2 Accent 4" w:semiHidden="0" w:uiPriority="34" w:unhideWhenUsed="0" w:qFormat="1"/>
    <w:lsdException w:name="Medium Grid 1 Accent 4" w:semiHidden="0" w:uiPriority="29" w:unhideWhenUsed="0" w:qFormat="1"/>
    <w:lsdException w:name="Medium Grid 2 Accent 4" w:semiHidden="0" w:uiPriority="30" w:unhideWhenUsed="0" w:qFormat="1"/>
    <w:lsdException w:name="Medium Grid 3 Accent 4" w:semiHidden="0" w:uiPriority="66" w:unhideWhenUsed="0"/>
    <w:lsdException w:name="Dark List Accent 4" w:semiHidden="0" w:uiPriority="67" w:unhideWhenUsed="0"/>
    <w:lsdException w:name="Colorful Shading Accent 4" w:semiHidden="0" w:uiPriority="68" w:unhideWhenUsed="0"/>
    <w:lsdException w:name="Colorful List Accent 4" w:semiHidden="0" w:uiPriority="69" w:unhideWhenUsed="0"/>
    <w:lsdException w:name="Colorful Grid Accent 4" w:semiHidden="0" w:uiPriority="70" w:unhideWhenUsed="0"/>
    <w:lsdException w:name="Light Shading Accent 5" w:semiHidden="0" w:uiPriority="71" w:unhideWhenUsed="0"/>
    <w:lsdException w:name="Light List Accent 5" w:semiHidden="0" w:uiPriority="72" w:unhideWhenUsed="0"/>
    <w:lsdException w:name="Light Grid Accent 5" w:semiHidden="0" w:uiPriority="73" w:unhideWhenUsed="0"/>
    <w:lsdException w:name="Medium Shading 1 Accent 5" w:semiHidden="0" w:uiPriority="60" w:unhideWhenUsed="0"/>
    <w:lsdException w:name="Medium Shading 2 Accent 5" w:semiHidden="0" w:uiPriority="61" w:unhideWhenUsed="0"/>
    <w:lsdException w:name="Medium List 1 Accent 5" w:semiHidden="0" w:uiPriority="62" w:unhideWhenUsed="0"/>
    <w:lsdException w:name="Medium List 2 Accent 5" w:semiHidden="0" w:uiPriority="63" w:unhideWhenUsed="0"/>
    <w:lsdException w:name="Medium Grid 1 Accent 5" w:semiHidden="0" w:uiPriority="64" w:unhideWhenUsed="0"/>
    <w:lsdException w:name="Medium Grid 2 Accent 5" w:semiHidden="0" w:uiPriority="65" w:unhideWhenUsed="0"/>
    <w:lsdException w:name="Medium Grid 3 Accent 5" w:semiHidden="0" w:uiPriority="66" w:unhideWhenUsed="0"/>
    <w:lsdException w:name="Dark List Accent 5" w:semiHidden="0" w:uiPriority="67" w:unhideWhenUsed="0"/>
    <w:lsdException w:name="Colorful Shading Accent 5" w:semiHidden="0" w:uiPriority="68" w:unhideWhenUsed="0"/>
    <w:lsdException w:name="Colorful List Accent 5" w:semiHidden="0" w:uiPriority="69" w:unhideWhenUsed="0"/>
    <w:lsdException w:name="Colorful Grid Accent 5" w:semiHidden="0" w:uiPriority="70" w:unhideWhenUsed="0"/>
    <w:lsdException w:name="Light Shading Accent 6" w:semiHidden="0" w:uiPriority="71" w:unhideWhenUsed="0"/>
    <w:lsdException w:name="Light List Accent 6" w:semiHidden="0" w:uiPriority="72" w:unhideWhenUsed="0"/>
    <w:lsdException w:name="Light Grid Accent 6" w:semiHidden="0" w:uiPriority="73" w:unhideWhenUsed="0"/>
    <w:lsdException w:name="Medium Shading 1 Accent 6" w:semiHidden="0" w:uiPriority="60" w:unhideWhenUsed="0"/>
    <w:lsdException w:name="Medium Shading 2 Accent 6" w:semiHidden="0" w:uiPriority="61" w:unhideWhenUsed="0"/>
    <w:lsdException w:name="Medium List 1 Accent 6" w:semiHidden="0" w:uiPriority="62" w:unhideWhenUsed="0"/>
    <w:lsdException w:name="Medium List 2 Accent 6" w:semiHidden="0" w:uiPriority="63" w:unhideWhenUsed="0"/>
    <w:lsdException w:name="Medium Grid 1 Accent 6" w:semiHidden="0" w:uiPriority="64" w:unhideWhenUsed="0"/>
    <w:lsdException w:name="Medium Grid 2 Accent 6" w:semiHidden="0" w:uiPriority="65" w:unhideWhenUsed="0"/>
    <w:lsdException w:name="Medium Grid 3 Accent 6" w:semiHidden="0" w:uiPriority="66" w:unhideWhenUsed="0"/>
    <w:lsdException w:name="Dark List Accent 6" w:semiHidden="0" w:uiPriority="67" w:unhideWhenUsed="0"/>
    <w:lsdException w:name="Colorful Shading Accent 6" w:semiHidden="0" w:uiPriority="68" w:unhideWhenUsed="0"/>
    <w:lsdException w:name="Colorful List Accent 6" w:semiHidden="0" w:uiPriority="69" w:unhideWhenUsed="0"/>
    <w:lsdException w:name="Colorful Grid Accent 6" w:semiHidden="0" w:uiPriority="70" w:unhideWhenUsed="0"/>
    <w:lsdException w:name="Subtle Emphasis" w:semiHidden="0" w:uiPriority="71" w:unhideWhenUsed="0" w:qFormat="1"/>
    <w:lsdException w:name="Intense Emphasis" w:semiHidden="0" w:uiPriority="72" w:unhideWhenUsed="0" w:qFormat="1"/>
    <w:lsdException w:name="Subtle Reference" w:semiHidden="0" w:uiPriority="73" w:unhideWhenUsed="0" w:qFormat="1"/>
    <w:lsdException w:name="Intense Reference" w:semiHidden="0" w:uiPriority="60" w:unhideWhenUsed="0" w:qFormat="1"/>
    <w:lsdException w:name="Book Title" w:semiHidden="0" w:uiPriority="61" w:unhideWhenUsed="0" w:qFormat="1"/>
    <w:lsdException w:name="Bibliography" w:semiHidden="0" w:uiPriority="62" w:unhideWhenUsed="0"/>
    <w:lsdException w:name="TOC Heading" w:uiPriority="63" w:qFormat="1"/>
  </w:latentStyles>
  <w:style w:type="paragraph" w:default="1" w:styleId="Normal">
    <w:name w:val="Normal"/>
    <w:qFormat/>
    <w:rsid w:val="000D28CE"/>
    <w:rPr>
      <w:rFonts w:ascii="Times New Roman" w:hAnsi="Times New Roman"/>
      <w:sz w:val="24"/>
      <w:szCs w:val="24"/>
      <w:lang w:val="en-US" w:eastAsia="en-US"/>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qFormat/>
    <w:rsid w:val="0008473D"/>
    <w:pPr>
      <w:keepNext/>
      <w:spacing w:before="240" w:after="60"/>
      <w:outlineLvl w:val="2"/>
    </w:pPr>
    <w:rPr>
      <w:rFonts w:eastAsia="Times New Roman"/>
      <w:b/>
      <w:bCs/>
      <w:sz w:val="26"/>
      <w:szCs w:val="26"/>
    </w:rPr>
  </w:style>
  <w:style w:type="paragraph" w:styleId="Heading4">
    <w:name w:val="heading 4"/>
    <w:basedOn w:val="Normal"/>
    <w:next w:val="Normal"/>
    <w:link w:val="Heading4Char"/>
    <w:qFormat/>
    <w:rsid w:val="00D1496C"/>
    <w:pPr>
      <w:keepNext/>
      <w:outlineLvl w:val="3"/>
    </w:pPr>
    <w:rPr>
      <w:b/>
      <w:bCs/>
      <w:szCs w:val="20"/>
      <w:lang w:eastAsia="x-none"/>
    </w:rPr>
  </w:style>
  <w:style w:type="paragraph" w:styleId="Heading5">
    <w:name w:val="heading 5"/>
    <w:basedOn w:val="Normal"/>
    <w:next w:val="Normal"/>
    <w:link w:val="Heading5Char"/>
    <w:uiPriority w:val="9"/>
    <w:qFormat/>
    <w:rsid w:val="00F21BC2"/>
    <w:pPr>
      <w:outlineLvl w:val="4"/>
    </w:pPr>
    <w:rPr>
      <w:b/>
      <w:u w:val="single"/>
    </w:rPr>
  </w:style>
  <w:style w:type="paragraph" w:styleId="Heading6">
    <w:name w:val="heading 6"/>
    <w:basedOn w:val="Normal"/>
    <w:next w:val="Normal"/>
    <w:link w:val="Heading6Char"/>
    <w:uiPriority w:val="9"/>
    <w:qFormat/>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customStyle="1" w:styleId="GridTable31">
    <w:name w:val="Grid Table 31"/>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eastAsia="Times New Roman" w:hAnsi="Calibri"/>
      <w:sz w:val="22"/>
      <w:szCs w:val="22"/>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eastAsia="Times New Roman" w:hAnsi="Calibri"/>
      <w:sz w:val="22"/>
      <w:szCs w:val="22"/>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customStyle="1" w:styleId="LightGrid-Accent41">
    <w:name w:val="Light Grid - Accent 41"/>
    <w:uiPriority w:val="1"/>
    <w:rsid w:val="0008473D"/>
    <w:rPr>
      <w:rFonts w:ascii="Arial" w:eastAsia="Times New Roman" w:hAnsi="Arial"/>
      <w:szCs w:val="24"/>
      <w:lang w:eastAsia="en-US"/>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customStyle="1" w:styleId="DarkList-Accent51">
    <w:name w:val="Dark List - Accent 51"/>
    <w:basedOn w:val="Normal"/>
    <w:uiPriority w:val="34"/>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lang w:eastAsia="en-US"/>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LightGrid-Accent41"/>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paragraph" w:styleId="DocumentMap">
    <w:name w:val="Document Map"/>
    <w:basedOn w:val="Normal"/>
    <w:link w:val="DocumentMapChar"/>
    <w:uiPriority w:val="99"/>
    <w:semiHidden/>
    <w:unhideWhenUsed/>
    <w:rsid w:val="00C836A4"/>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character" w:customStyle="1" w:styleId="DocumentMapChar">
    <w:name w:val="Document Map Char"/>
    <w:link w:val="DocumentMap"/>
    <w:uiPriority w:val="99"/>
    <w:semiHidden/>
    <w:rsid w:val="00C836A4"/>
    <w:rPr>
      <w:rFonts w:ascii="Times New Roman" w:eastAsia="Times New Roman" w:hAnsi="Times New Roman"/>
      <w:sz w:val="24"/>
      <w:szCs w:val="24"/>
      <w:lang w:val="en-GB"/>
    </w:rPr>
  </w:style>
  <w:style w:type="paragraph" w:customStyle="1" w:styleId="BrightwaveBullet">
    <w:name w:val="BrightwaveBullet"/>
    <w:basedOn w:val="Normal"/>
    <w:link w:val="BrightwaveBulletChar"/>
    <w:qFormat/>
    <w:rsid w:val="00E5766D"/>
    <w:pPr>
      <w:numPr>
        <w:numId w:val="3"/>
      </w:numPr>
      <w:spacing w:before="60" w:line="264" w:lineRule="auto"/>
      <w:ind w:left="357" w:hanging="357"/>
    </w:pPr>
    <w:rPr>
      <w:color w:val="36424A"/>
      <w:lang w:eastAsia="en-GB"/>
    </w:rPr>
  </w:style>
  <w:style w:type="character" w:customStyle="1" w:styleId="BrightwaveBulletChar">
    <w:name w:val="BrightwaveBullet Char"/>
    <w:link w:val="BrightwaveBullet"/>
    <w:rsid w:val="00E5766D"/>
    <w:rPr>
      <w:rFonts w:ascii="Arial" w:eastAsia="Times New Roman" w:hAnsi="Arial"/>
      <w:color w:val="36424A"/>
      <w:szCs w:val="24"/>
      <w:lang w:val="en-GB" w:eastAsia="en-GB"/>
    </w:rPr>
  </w:style>
  <w:style w:type="character" w:styleId="CommentReference">
    <w:name w:val="annotation reference"/>
    <w:uiPriority w:val="99"/>
    <w:semiHidden/>
    <w:unhideWhenUsed/>
    <w:rsid w:val="00B2235F"/>
    <w:rPr>
      <w:sz w:val="18"/>
      <w:szCs w:val="18"/>
    </w:rPr>
  </w:style>
  <w:style w:type="paragraph" w:styleId="CommentText">
    <w:name w:val="annotation text"/>
    <w:basedOn w:val="Normal"/>
    <w:link w:val="CommentTextChar"/>
    <w:uiPriority w:val="99"/>
    <w:semiHidden/>
    <w:unhideWhenUsed/>
    <w:rsid w:val="00B2235F"/>
  </w:style>
  <w:style w:type="character" w:customStyle="1" w:styleId="CommentTextChar">
    <w:name w:val="Comment Text Char"/>
    <w:link w:val="CommentText"/>
    <w:uiPriority w:val="99"/>
    <w:semiHidden/>
    <w:rsid w:val="00B2235F"/>
    <w:rPr>
      <w:rFonts w:ascii="Arial" w:eastAsia="Times New Roman" w:hAnsi="Arial"/>
      <w:sz w:val="24"/>
      <w:szCs w:val="24"/>
      <w:lang w:val="en-GB"/>
    </w:rPr>
  </w:style>
  <w:style w:type="paragraph" w:styleId="CommentSubject">
    <w:name w:val="annotation subject"/>
    <w:basedOn w:val="CommentText"/>
    <w:next w:val="CommentText"/>
    <w:link w:val="CommentSubjectChar"/>
    <w:uiPriority w:val="99"/>
    <w:semiHidden/>
    <w:unhideWhenUsed/>
    <w:rsid w:val="00B2235F"/>
    <w:rPr>
      <w:b/>
      <w:bCs/>
      <w:sz w:val="20"/>
      <w:szCs w:val="20"/>
    </w:rPr>
  </w:style>
  <w:style w:type="character" w:customStyle="1" w:styleId="CommentSubjectChar">
    <w:name w:val="Comment Subject Char"/>
    <w:link w:val="CommentSubject"/>
    <w:uiPriority w:val="99"/>
    <w:semiHidden/>
    <w:rsid w:val="00B2235F"/>
    <w:rPr>
      <w:rFonts w:ascii="Arial" w:eastAsia="Times New Roman" w:hAnsi="Arial"/>
      <w:b/>
      <w:bCs/>
      <w:sz w:val="24"/>
      <w:szCs w:val="24"/>
      <w:lang w:val="en-GB"/>
    </w:rPr>
  </w:style>
  <w:style w:type="paragraph" w:customStyle="1" w:styleId="DarkList-Accent31">
    <w:name w:val="Dark List - Accent 31"/>
    <w:hidden/>
    <w:uiPriority w:val="71"/>
    <w:rsid w:val="00891D33"/>
    <w:rPr>
      <w:rFonts w:ascii="Times New Roman" w:hAnsi="Times New Roman"/>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qFormat="1"/>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qFormat="1"/>
    <w:lsdException w:name="Medium Shading 2 Accent 1" w:semiHidden="0" w:unhideWhenUsed="0"/>
    <w:lsdException w:name="Medium List 1 Accent 1" w:semiHidden="0" w:unhideWhenUsed="0"/>
    <w:lsdException w:name="Revision"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nhideWhenUsed="0"/>
    <w:lsdException w:name="Medium Grid 1 Accent 1" w:semiHidden="0" w:unhideWhenUsed="0"/>
    <w:lsdException w:name="Medium Grid 2 Accent 1" w:semiHidden="0" w:unhideWhenUsed="0" w:qFormat="1"/>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qFormat="1"/>
    <w:lsdException w:name="Colorful Grid Accent 1" w:semiHidden="0" w:unhideWhenUsed="0" w:qFormat="1"/>
    <w:lsdException w:name="Light Shading Accent 2" w:semiHidden="0" w:unhideWhenUsed="0" w:qFormat="1"/>
    <w:lsdException w:name="Light List Accent 2" w:semiHidden="0" w:unhideWhenUsed="0"/>
    <w:lsdException w:name="Light Grid Accent 2" w:semiHidden="0" w:unhideWhenUsed="0"/>
    <w:lsdException w:name="Medium Shading 1 Accent 2" w:semiHidden="0" w:unhideWhenUsed="0" w:qFormat="1"/>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qFormat="1"/>
    <w:lsdException w:name="Medium Grid 2 Accent 2" w:semiHidden="0" w:unhideWhenUsed="0" w:qFormat="1"/>
    <w:lsdException w:name="Medium Grid 3 Accent 2" w:semiHidden="0" w:unhideWhenUsed="0" w:qFormat="1"/>
    <w:lsdException w:name="Dark List Accent 2" w:semiHidden="0" w:unhideWhenUsed="0"/>
    <w:lsdException w:name="Colorful Shading Accent 2" w:semiHidden="0" w:unhideWhenUsed="0"/>
    <w:lsdException w:name="Colorful List Accent 2" w:semiHidden="0" w:uiPriority="1" w:unhideWhenUsed="0" w:qFormat="1"/>
    <w:lsdException w:name="Colorful Grid Accent 2" w:semiHidden="0" w:uiPriority="60" w:unhideWhenUsed="0"/>
    <w:lsdException w:name="Light Shading Accent 3" w:semiHidden="0" w:uiPriority="61" w:unhideWhenUsed="0"/>
    <w:lsdException w:name="Light List Accent 3" w:semiHidden="0" w:uiPriority="62" w:unhideWhenUsed="0"/>
    <w:lsdException w:name="Light Grid Accent 3" w:semiHidden="0" w:uiPriority="63" w:unhideWhenUsed="0" w:qFormat="1"/>
    <w:lsdException w:name="Medium Shading 1 Accent 3" w:semiHidden="0" w:uiPriority="64" w:unhideWhenUsed="0" w:qFormat="1"/>
    <w:lsdException w:name="Medium Shading 2 Accent 3" w:semiHidden="0" w:uiPriority="65" w:unhideWhenUsed="0" w:qFormat="1"/>
    <w:lsdException w:name="Medium List 1 Accent 3" w:semiHidden="0" w:uiPriority="66" w:unhideWhenUsed="0"/>
    <w:lsdException w:name="Medium List 2 Accent 3" w:semiHidden="0" w:uiPriority="67" w:unhideWhenUsed="0"/>
    <w:lsdException w:name="Medium Grid 1 Accent 3" w:semiHidden="0" w:uiPriority="68" w:unhideWhenUsed="0"/>
    <w:lsdException w:name="Medium Grid 2 Accent 3" w:semiHidden="0" w:uiPriority="69" w:unhideWhenUsed="0"/>
    <w:lsdException w:name="Medium Grid 3 Accent 3" w:semiHidden="0" w:uiPriority="70" w:unhideWhenUsed="0"/>
    <w:lsdException w:name="Dark List Accent 3" w:semiHidden="0" w:uiPriority="71" w:unhideWhenUsed="0"/>
    <w:lsdException w:name="Colorful Shading Accent 3" w:semiHidden="0" w:uiPriority="72" w:unhideWhenUsed="0" w:qFormat="1"/>
    <w:lsdException w:name="Colorful List Accent 3" w:semiHidden="0" w:uiPriority="73" w:unhideWhenUsed="0" w:qFormat="1"/>
    <w:lsdException w:name="Colorful Grid Accent 3" w:semiHidden="0" w:uiPriority="60" w:unhideWhenUsed="0" w:qFormat="1"/>
    <w:lsdException w:name="Light Shading Accent 4" w:semiHidden="0" w:uiPriority="61" w:unhideWhenUsed="0"/>
    <w:lsdException w:name="Light List Accent 4" w:semiHidden="0" w:uiPriority="62" w:unhideWhenUsed="0"/>
    <w:lsdException w:name="Light Grid Accent 4" w:semiHidden="0" w:uiPriority="63" w:unhideWhenUsed="0"/>
    <w:lsdException w:name="Medium Shading 1 Accent 4" w:semiHidden="0" w:uiPriority="64" w:unhideWhenUsed="0"/>
    <w:lsdException w:name="Medium Shading 2 Accent 4" w:semiHidden="0" w:uiPriority="65" w:unhideWhenUsed="0"/>
    <w:lsdException w:name="Medium List 1 Accent 4" w:semiHidden="0" w:unhideWhenUsed="0"/>
    <w:lsdException w:name="Medium List 2 Accent 4" w:semiHidden="0" w:uiPriority="34" w:unhideWhenUsed="0" w:qFormat="1"/>
    <w:lsdException w:name="Medium Grid 1 Accent 4" w:semiHidden="0" w:uiPriority="29" w:unhideWhenUsed="0" w:qFormat="1"/>
    <w:lsdException w:name="Medium Grid 2 Accent 4" w:semiHidden="0" w:uiPriority="30" w:unhideWhenUsed="0" w:qFormat="1"/>
    <w:lsdException w:name="Medium Grid 3 Accent 4" w:semiHidden="0" w:uiPriority="66" w:unhideWhenUsed="0"/>
    <w:lsdException w:name="Dark List Accent 4" w:semiHidden="0" w:uiPriority="67" w:unhideWhenUsed="0"/>
    <w:lsdException w:name="Colorful Shading Accent 4" w:semiHidden="0" w:uiPriority="68" w:unhideWhenUsed="0"/>
    <w:lsdException w:name="Colorful List Accent 4" w:semiHidden="0" w:uiPriority="69" w:unhideWhenUsed="0"/>
    <w:lsdException w:name="Colorful Grid Accent 4" w:semiHidden="0" w:uiPriority="70" w:unhideWhenUsed="0"/>
    <w:lsdException w:name="Light Shading Accent 5" w:semiHidden="0" w:uiPriority="71" w:unhideWhenUsed="0"/>
    <w:lsdException w:name="Light List Accent 5" w:semiHidden="0" w:uiPriority="72" w:unhideWhenUsed="0"/>
    <w:lsdException w:name="Light Grid Accent 5" w:semiHidden="0" w:uiPriority="73" w:unhideWhenUsed="0"/>
    <w:lsdException w:name="Medium Shading 1 Accent 5" w:semiHidden="0" w:uiPriority="60" w:unhideWhenUsed="0"/>
    <w:lsdException w:name="Medium Shading 2 Accent 5" w:semiHidden="0" w:uiPriority="61" w:unhideWhenUsed="0"/>
    <w:lsdException w:name="Medium List 1 Accent 5" w:semiHidden="0" w:uiPriority="62" w:unhideWhenUsed="0"/>
    <w:lsdException w:name="Medium List 2 Accent 5" w:semiHidden="0" w:uiPriority="63" w:unhideWhenUsed="0"/>
    <w:lsdException w:name="Medium Grid 1 Accent 5" w:semiHidden="0" w:uiPriority="64" w:unhideWhenUsed="0"/>
    <w:lsdException w:name="Medium Grid 2 Accent 5" w:semiHidden="0" w:uiPriority="65" w:unhideWhenUsed="0"/>
    <w:lsdException w:name="Medium Grid 3 Accent 5" w:semiHidden="0" w:uiPriority="66" w:unhideWhenUsed="0"/>
    <w:lsdException w:name="Dark List Accent 5" w:semiHidden="0" w:uiPriority="67" w:unhideWhenUsed="0"/>
    <w:lsdException w:name="Colorful Shading Accent 5" w:semiHidden="0" w:uiPriority="68" w:unhideWhenUsed="0"/>
    <w:lsdException w:name="Colorful List Accent 5" w:semiHidden="0" w:uiPriority="69" w:unhideWhenUsed="0"/>
    <w:lsdException w:name="Colorful Grid Accent 5" w:semiHidden="0" w:uiPriority="70" w:unhideWhenUsed="0"/>
    <w:lsdException w:name="Light Shading Accent 6" w:semiHidden="0" w:uiPriority="71" w:unhideWhenUsed="0"/>
    <w:lsdException w:name="Light List Accent 6" w:semiHidden="0" w:uiPriority="72" w:unhideWhenUsed="0"/>
    <w:lsdException w:name="Light Grid Accent 6" w:semiHidden="0" w:uiPriority="73" w:unhideWhenUsed="0"/>
    <w:lsdException w:name="Medium Shading 1 Accent 6" w:semiHidden="0" w:uiPriority="60" w:unhideWhenUsed="0"/>
    <w:lsdException w:name="Medium Shading 2 Accent 6" w:semiHidden="0" w:uiPriority="61" w:unhideWhenUsed="0"/>
    <w:lsdException w:name="Medium List 1 Accent 6" w:semiHidden="0" w:uiPriority="62" w:unhideWhenUsed="0"/>
    <w:lsdException w:name="Medium List 2 Accent 6" w:semiHidden="0" w:uiPriority="63" w:unhideWhenUsed="0"/>
    <w:lsdException w:name="Medium Grid 1 Accent 6" w:semiHidden="0" w:uiPriority="64" w:unhideWhenUsed="0"/>
    <w:lsdException w:name="Medium Grid 2 Accent 6" w:semiHidden="0" w:uiPriority="65" w:unhideWhenUsed="0"/>
    <w:lsdException w:name="Medium Grid 3 Accent 6" w:semiHidden="0" w:uiPriority="66" w:unhideWhenUsed="0"/>
    <w:lsdException w:name="Dark List Accent 6" w:semiHidden="0" w:uiPriority="67" w:unhideWhenUsed="0"/>
    <w:lsdException w:name="Colorful Shading Accent 6" w:semiHidden="0" w:uiPriority="68" w:unhideWhenUsed="0"/>
    <w:lsdException w:name="Colorful List Accent 6" w:semiHidden="0" w:uiPriority="69" w:unhideWhenUsed="0"/>
    <w:lsdException w:name="Colorful Grid Accent 6" w:semiHidden="0" w:uiPriority="70" w:unhideWhenUsed="0"/>
    <w:lsdException w:name="Subtle Emphasis" w:semiHidden="0" w:uiPriority="71" w:unhideWhenUsed="0" w:qFormat="1"/>
    <w:lsdException w:name="Intense Emphasis" w:semiHidden="0" w:uiPriority="72" w:unhideWhenUsed="0" w:qFormat="1"/>
    <w:lsdException w:name="Subtle Reference" w:semiHidden="0" w:uiPriority="73" w:unhideWhenUsed="0" w:qFormat="1"/>
    <w:lsdException w:name="Intense Reference" w:semiHidden="0" w:uiPriority="60" w:unhideWhenUsed="0" w:qFormat="1"/>
    <w:lsdException w:name="Book Title" w:semiHidden="0" w:uiPriority="61" w:unhideWhenUsed="0" w:qFormat="1"/>
    <w:lsdException w:name="Bibliography" w:semiHidden="0" w:uiPriority="62" w:unhideWhenUsed="0"/>
    <w:lsdException w:name="TOC Heading" w:uiPriority="63" w:qFormat="1"/>
  </w:latentStyles>
  <w:style w:type="paragraph" w:default="1" w:styleId="Normal">
    <w:name w:val="Normal"/>
    <w:qFormat/>
    <w:rsid w:val="000D28CE"/>
    <w:rPr>
      <w:rFonts w:ascii="Times New Roman" w:hAnsi="Times New Roman"/>
      <w:sz w:val="24"/>
      <w:szCs w:val="24"/>
      <w:lang w:val="en-US" w:eastAsia="en-US"/>
    </w:rPr>
  </w:style>
  <w:style w:type="paragraph" w:styleId="Heading1">
    <w:name w:val="heading 1"/>
    <w:basedOn w:val="Normal"/>
    <w:next w:val="Normal"/>
    <w:link w:val="Heading1Char"/>
    <w:uiPriority w:val="9"/>
    <w:qFormat/>
    <w:rsid w:val="007E6175"/>
    <w:pPr>
      <w:keepNext/>
      <w:pageBreakBefore/>
      <w:shd w:val="clear" w:color="auto" w:fill="8B116A"/>
      <w:spacing w:before="240" w:after="60"/>
      <w:outlineLvl w:val="0"/>
    </w:pPr>
    <w:rPr>
      <w:b/>
      <w:bCs/>
      <w:color w:val="FFFFFF"/>
      <w:kern w:val="32"/>
      <w:sz w:val="36"/>
      <w:szCs w:val="32"/>
    </w:rPr>
  </w:style>
  <w:style w:type="paragraph" w:styleId="Heading2">
    <w:name w:val="heading 2"/>
    <w:basedOn w:val="Normal"/>
    <w:next w:val="Normal"/>
    <w:link w:val="Heading2Char"/>
    <w:uiPriority w:val="9"/>
    <w:qFormat/>
    <w:rsid w:val="007E6175"/>
    <w:pPr>
      <w:pageBreakBefore/>
      <w:shd w:val="clear" w:color="auto" w:fill="595959"/>
      <w:spacing w:before="60" w:after="60"/>
      <w:jc w:val="center"/>
      <w:outlineLvl w:val="1"/>
    </w:pPr>
    <w:rPr>
      <w:b/>
      <w:color w:val="B1B94B"/>
      <w:sz w:val="36"/>
      <w:szCs w:val="44"/>
    </w:rPr>
  </w:style>
  <w:style w:type="paragraph" w:styleId="Heading3">
    <w:name w:val="heading 3"/>
    <w:basedOn w:val="Normal"/>
    <w:next w:val="Normal"/>
    <w:link w:val="Heading3Char"/>
    <w:uiPriority w:val="9"/>
    <w:qFormat/>
    <w:rsid w:val="0008473D"/>
    <w:pPr>
      <w:keepNext/>
      <w:spacing w:before="240" w:after="60"/>
      <w:outlineLvl w:val="2"/>
    </w:pPr>
    <w:rPr>
      <w:rFonts w:eastAsia="Times New Roman"/>
      <w:b/>
      <w:bCs/>
      <w:sz w:val="26"/>
      <w:szCs w:val="26"/>
    </w:rPr>
  </w:style>
  <w:style w:type="paragraph" w:styleId="Heading4">
    <w:name w:val="heading 4"/>
    <w:basedOn w:val="Normal"/>
    <w:next w:val="Normal"/>
    <w:link w:val="Heading4Char"/>
    <w:qFormat/>
    <w:rsid w:val="00D1496C"/>
    <w:pPr>
      <w:keepNext/>
      <w:outlineLvl w:val="3"/>
    </w:pPr>
    <w:rPr>
      <w:b/>
      <w:bCs/>
      <w:szCs w:val="20"/>
      <w:lang w:eastAsia="x-none"/>
    </w:rPr>
  </w:style>
  <w:style w:type="paragraph" w:styleId="Heading5">
    <w:name w:val="heading 5"/>
    <w:basedOn w:val="Normal"/>
    <w:next w:val="Normal"/>
    <w:link w:val="Heading5Char"/>
    <w:uiPriority w:val="9"/>
    <w:qFormat/>
    <w:rsid w:val="00F21BC2"/>
    <w:pPr>
      <w:outlineLvl w:val="4"/>
    </w:pPr>
    <w:rPr>
      <w:b/>
      <w:u w:val="single"/>
    </w:rPr>
  </w:style>
  <w:style w:type="paragraph" w:styleId="Heading6">
    <w:name w:val="heading 6"/>
    <w:basedOn w:val="Normal"/>
    <w:next w:val="Normal"/>
    <w:link w:val="Heading6Char"/>
    <w:uiPriority w:val="9"/>
    <w:qFormat/>
    <w:rsid w:val="006E541A"/>
    <w:pPr>
      <w:spacing w:before="240" w:after="60"/>
      <w:outlineLvl w:val="5"/>
    </w:pPr>
    <w:rPr>
      <w:rFonts w:ascii="Calibri" w:hAnsi="Calibri"/>
      <w:b/>
      <w:bCs/>
      <w:sz w:val="22"/>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D1496C"/>
    <w:rPr>
      <w:rFonts w:ascii="Arial" w:eastAsia="Times New Roman" w:hAnsi="Arial"/>
      <w:b/>
      <w:bCs/>
      <w:sz w:val="24"/>
      <w:lang w:eastAsia="x-none"/>
    </w:rPr>
  </w:style>
  <w:style w:type="table" w:styleId="TableGrid">
    <w:name w:val="Table Grid"/>
    <w:basedOn w:val="TableNormal"/>
    <w:uiPriority w:val="59"/>
    <w:rsid w:val="00DC19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6Char">
    <w:name w:val="Heading 6 Char"/>
    <w:link w:val="Heading6"/>
    <w:uiPriority w:val="9"/>
    <w:semiHidden/>
    <w:rsid w:val="006E541A"/>
    <w:rPr>
      <w:rFonts w:ascii="Calibri" w:eastAsia="Times New Roman" w:hAnsi="Calibri" w:cs="Times New Roman"/>
      <w:b/>
      <w:bCs/>
      <w:sz w:val="22"/>
      <w:szCs w:val="22"/>
      <w:lang w:val="en-GB"/>
    </w:rPr>
  </w:style>
  <w:style w:type="character" w:customStyle="1" w:styleId="Heading1Char">
    <w:name w:val="Heading 1 Char"/>
    <w:link w:val="Heading1"/>
    <w:uiPriority w:val="9"/>
    <w:rsid w:val="007E6175"/>
    <w:rPr>
      <w:rFonts w:ascii="Arial" w:eastAsia="Times New Roman" w:hAnsi="Arial"/>
      <w:b/>
      <w:bCs/>
      <w:color w:val="FFFFFF"/>
      <w:kern w:val="32"/>
      <w:sz w:val="36"/>
      <w:szCs w:val="32"/>
      <w:shd w:val="clear" w:color="auto" w:fill="8B116A"/>
      <w:lang w:eastAsia="en-US"/>
    </w:rPr>
  </w:style>
  <w:style w:type="paragraph" w:customStyle="1" w:styleId="GridTable31">
    <w:name w:val="Grid Table 31"/>
    <w:basedOn w:val="H1alternative"/>
    <w:next w:val="Normal"/>
    <w:uiPriority w:val="39"/>
    <w:qFormat/>
    <w:rsid w:val="00C93E44"/>
  </w:style>
  <w:style w:type="paragraph" w:styleId="TOC2">
    <w:name w:val="toc 2"/>
    <w:basedOn w:val="Normal"/>
    <w:next w:val="Normal"/>
    <w:autoRedefine/>
    <w:uiPriority w:val="39"/>
    <w:unhideWhenUsed/>
    <w:qFormat/>
    <w:rsid w:val="00235891"/>
    <w:pPr>
      <w:spacing w:after="100" w:line="276" w:lineRule="auto"/>
      <w:ind w:left="220"/>
    </w:pPr>
    <w:rPr>
      <w:rFonts w:ascii="Calibri" w:eastAsia="Times New Roman" w:hAnsi="Calibri"/>
      <w:sz w:val="22"/>
      <w:szCs w:val="22"/>
    </w:rPr>
  </w:style>
  <w:style w:type="paragraph" w:styleId="TOC1">
    <w:name w:val="toc 1"/>
    <w:basedOn w:val="Normal"/>
    <w:next w:val="Normal"/>
    <w:autoRedefine/>
    <w:uiPriority w:val="39"/>
    <w:unhideWhenUsed/>
    <w:qFormat/>
    <w:rsid w:val="00C2206B"/>
    <w:pPr>
      <w:tabs>
        <w:tab w:val="right" w:leader="dot" w:pos="9350"/>
      </w:tabs>
      <w:spacing w:after="100" w:line="276" w:lineRule="auto"/>
    </w:pPr>
    <w:rPr>
      <w:b/>
      <w:noProof/>
      <w:sz w:val="22"/>
      <w:szCs w:val="22"/>
    </w:rPr>
  </w:style>
  <w:style w:type="paragraph" w:styleId="TOC3">
    <w:name w:val="toc 3"/>
    <w:basedOn w:val="Normal"/>
    <w:next w:val="Normal"/>
    <w:autoRedefine/>
    <w:uiPriority w:val="39"/>
    <w:semiHidden/>
    <w:unhideWhenUsed/>
    <w:qFormat/>
    <w:rsid w:val="00235891"/>
    <w:pPr>
      <w:spacing w:after="100" w:line="276" w:lineRule="auto"/>
      <w:ind w:left="440"/>
    </w:pPr>
    <w:rPr>
      <w:rFonts w:ascii="Calibri" w:eastAsia="Times New Roman" w:hAnsi="Calibri"/>
      <w:sz w:val="22"/>
      <w:szCs w:val="22"/>
    </w:rPr>
  </w:style>
  <w:style w:type="paragraph" w:styleId="BalloonText">
    <w:name w:val="Balloon Text"/>
    <w:basedOn w:val="Normal"/>
    <w:link w:val="BalloonTextChar"/>
    <w:uiPriority w:val="99"/>
    <w:semiHidden/>
    <w:unhideWhenUsed/>
    <w:rsid w:val="00235891"/>
    <w:rPr>
      <w:rFonts w:ascii="Tahoma" w:hAnsi="Tahoma"/>
      <w:sz w:val="16"/>
      <w:szCs w:val="16"/>
      <w:lang w:val="x-none"/>
    </w:rPr>
  </w:style>
  <w:style w:type="character" w:customStyle="1" w:styleId="BalloonTextChar">
    <w:name w:val="Balloon Text Char"/>
    <w:link w:val="BalloonText"/>
    <w:uiPriority w:val="99"/>
    <w:semiHidden/>
    <w:rsid w:val="00235891"/>
    <w:rPr>
      <w:rFonts w:ascii="Tahoma" w:eastAsia="Times New Roman" w:hAnsi="Tahoma" w:cs="Tahoma"/>
      <w:sz w:val="16"/>
      <w:szCs w:val="16"/>
      <w:lang w:eastAsia="en-US"/>
    </w:rPr>
  </w:style>
  <w:style w:type="paragraph" w:customStyle="1" w:styleId="Style1">
    <w:name w:val="Style1"/>
    <w:basedOn w:val="Normal"/>
    <w:link w:val="Style1Char"/>
    <w:rsid w:val="00235891"/>
    <w:pPr>
      <w:jc w:val="center"/>
    </w:pPr>
    <w:rPr>
      <w:b/>
      <w:sz w:val="96"/>
      <w:szCs w:val="96"/>
      <w:lang w:val="x-none"/>
    </w:rPr>
  </w:style>
  <w:style w:type="character" w:customStyle="1" w:styleId="Heading2Char">
    <w:name w:val="Heading 2 Char"/>
    <w:link w:val="Heading2"/>
    <w:uiPriority w:val="9"/>
    <w:rsid w:val="007E6175"/>
    <w:rPr>
      <w:rFonts w:ascii="Arial" w:eastAsia="Times New Roman" w:hAnsi="Arial"/>
      <w:b/>
      <w:color w:val="B1B94B"/>
      <w:sz w:val="36"/>
      <w:szCs w:val="44"/>
      <w:shd w:val="clear" w:color="auto" w:fill="595959"/>
      <w:lang w:eastAsia="en-US"/>
    </w:rPr>
  </w:style>
  <w:style w:type="character" w:customStyle="1" w:styleId="Style1Char">
    <w:name w:val="Style1 Char"/>
    <w:link w:val="Style1"/>
    <w:rsid w:val="00235891"/>
    <w:rPr>
      <w:rFonts w:ascii="Verdana" w:eastAsia="Times New Roman" w:hAnsi="Verdana"/>
      <w:b/>
      <w:sz w:val="96"/>
      <w:szCs w:val="96"/>
      <w:lang w:eastAsia="en-US"/>
    </w:rPr>
  </w:style>
  <w:style w:type="character" w:styleId="Hyperlink">
    <w:name w:val="Hyperlink"/>
    <w:uiPriority w:val="99"/>
    <w:unhideWhenUsed/>
    <w:rsid w:val="00235891"/>
    <w:rPr>
      <w:color w:val="0000FF"/>
      <w:u w:val="single"/>
    </w:rPr>
  </w:style>
  <w:style w:type="paragraph" w:customStyle="1" w:styleId="TableHeading">
    <w:name w:val="Table Heading"/>
    <w:basedOn w:val="Normal"/>
    <w:rsid w:val="00133742"/>
    <w:pPr>
      <w:keepNext/>
      <w:keepLines/>
      <w:suppressLineNumbers/>
      <w:suppressAutoHyphens/>
      <w:autoSpaceDE w:val="0"/>
      <w:autoSpaceDN w:val="0"/>
      <w:spacing w:before="40" w:after="40"/>
      <w:jc w:val="center"/>
    </w:pPr>
    <w:rPr>
      <w:rFonts w:ascii="Arial Narrow" w:hAnsi="Arial Narrow"/>
      <w:b/>
      <w:bCs/>
      <w:kern w:val="20"/>
      <w:sz w:val="19"/>
      <w:szCs w:val="19"/>
      <w:lang w:eastAsia="en-GB"/>
    </w:rPr>
  </w:style>
  <w:style w:type="character" w:customStyle="1" w:styleId="CharChar5">
    <w:name w:val="Char Char5"/>
    <w:rsid w:val="00D864FD"/>
    <w:rPr>
      <w:rFonts w:ascii="Cambria" w:eastAsia="Times New Roman" w:hAnsi="Cambria" w:cs="Times New Roman"/>
      <w:b/>
      <w:bCs/>
      <w:i/>
      <w:iCs/>
      <w:sz w:val="28"/>
      <w:szCs w:val="28"/>
      <w:lang w:eastAsia="en-US"/>
    </w:rPr>
  </w:style>
  <w:style w:type="paragraph" w:styleId="Header">
    <w:name w:val="header"/>
    <w:basedOn w:val="Normal"/>
    <w:link w:val="HeaderChar"/>
    <w:uiPriority w:val="99"/>
    <w:unhideWhenUsed/>
    <w:rsid w:val="00E70403"/>
    <w:pPr>
      <w:tabs>
        <w:tab w:val="center" w:pos="4680"/>
        <w:tab w:val="right" w:pos="9360"/>
      </w:tabs>
    </w:pPr>
    <w:rPr>
      <w:lang w:eastAsia="x-none"/>
    </w:rPr>
  </w:style>
  <w:style w:type="character" w:customStyle="1" w:styleId="HeaderChar">
    <w:name w:val="Header Char"/>
    <w:link w:val="Header"/>
    <w:uiPriority w:val="99"/>
    <w:rsid w:val="00E70403"/>
    <w:rPr>
      <w:rFonts w:ascii="Verdana" w:eastAsia="Times New Roman" w:hAnsi="Verdana"/>
      <w:szCs w:val="24"/>
      <w:lang w:val="en-GB"/>
    </w:rPr>
  </w:style>
  <w:style w:type="paragraph" w:styleId="Footer">
    <w:name w:val="footer"/>
    <w:basedOn w:val="Normal"/>
    <w:link w:val="FooterChar"/>
    <w:uiPriority w:val="99"/>
    <w:unhideWhenUsed/>
    <w:rsid w:val="00E70403"/>
    <w:pPr>
      <w:tabs>
        <w:tab w:val="center" w:pos="4680"/>
        <w:tab w:val="right" w:pos="9360"/>
      </w:tabs>
    </w:pPr>
    <w:rPr>
      <w:lang w:eastAsia="x-none"/>
    </w:rPr>
  </w:style>
  <w:style w:type="character" w:customStyle="1" w:styleId="FooterChar">
    <w:name w:val="Footer Char"/>
    <w:link w:val="Footer"/>
    <w:uiPriority w:val="99"/>
    <w:rsid w:val="00E70403"/>
    <w:rPr>
      <w:rFonts w:ascii="Verdana" w:eastAsia="Times New Roman" w:hAnsi="Verdana"/>
      <w:szCs w:val="24"/>
      <w:lang w:val="en-GB"/>
    </w:rPr>
  </w:style>
  <w:style w:type="paragraph" w:customStyle="1" w:styleId="BW-devID">
    <w:name w:val="BW-devID"/>
    <w:basedOn w:val="Normal"/>
    <w:qFormat/>
    <w:rsid w:val="0008473D"/>
    <w:rPr>
      <w:sz w:val="16"/>
      <w:szCs w:val="16"/>
    </w:rPr>
  </w:style>
  <w:style w:type="paragraph" w:customStyle="1" w:styleId="LightGrid-Accent41">
    <w:name w:val="Light Grid - Accent 41"/>
    <w:uiPriority w:val="1"/>
    <w:rsid w:val="0008473D"/>
    <w:rPr>
      <w:rFonts w:ascii="Arial" w:eastAsia="Times New Roman" w:hAnsi="Arial"/>
      <w:szCs w:val="24"/>
      <w:lang w:eastAsia="en-US"/>
    </w:rPr>
  </w:style>
  <w:style w:type="character" w:customStyle="1" w:styleId="Heading3Char">
    <w:name w:val="Heading 3 Char"/>
    <w:link w:val="Heading3"/>
    <w:uiPriority w:val="9"/>
    <w:semiHidden/>
    <w:rsid w:val="0008473D"/>
    <w:rPr>
      <w:rFonts w:ascii="Arial" w:eastAsia="Times New Roman" w:hAnsi="Arial" w:cs="Times New Roman"/>
      <w:b/>
      <w:bCs/>
      <w:sz w:val="26"/>
      <w:szCs w:val="26"/>
      <w:lang w:eastAsia="en-US"/>
    </w:rPr>
  </w:style>
  <w:style w:type="paragraph" w:customStyle="1" w:styleId="DarkList-Accent51">
    <w:name w:val="Dark List - Accent 51"/>
    <w:basedOn w:val="Normal"/>
    <w:uiPriority w:val="34"/>
    <w:rsid w:val="00F21BC2"/>
    <w:pPr>
      <w:ind w:left="720"/>
    </w:pPr>
  </w:style>
  <w:style w:type="paragraph" w:customStyle="1" w:styleId="BW-dev">
    <w:name w:val="BW-dev"/>
    <w:basedOn w:val="Normal"/>
    <w:link w:val="BW-devChar"/>
    <w:qFormat/>
    <w:rsid w:val="002F389B"/>
    <w:rPr>
      <w:color w:val="595959"/>
      <w:sz w:val="16"/>
      <w:szCs w:val="16"/>
    </w:rPr>
  </w:style>
  <w:style w:type="character" w:customStyle="1" w:styleId="Heading5Char">
    <w:name w:val="Heading 5 Char"/>
    <w:link w:val="Heading5"/>
    <w:uiPriority w:val="9"/>
    <w:rsid w:val="00F21BC2"/>
    <w:rPr>
      <w:rFonts w:ascii="Arial" w:eastAsia="Times New Roman" w:hAnsi="Arial"/>
      <w:b/>
      <w:szCs w:val="24"/>
      <w:u w:val="single"/>
      <w:lang w:eastAsia="en-US"/>
    </w:rPr>
  </w:style>
  <w:style w:type="character" w:customStyle="1" w:styleId="BW-devChar">
    <w:name w:val="BW-dev Char"/>
    <w:link w:val="BW-dev"/>
    <w:rsid w:val="002F389B"/>
    <w:rPr>
      <w:rFonts w:ascii="Arial" w:eastAsia="Times New Roman" w:hAnsi="Arial"/>
      <w:color w:val="595959"/>
      <w:sz w:val="16"/>
      <w:szCs w:val="16"/>
      <w:lang w:eastAsia="en-US"/>
    </w:rPr>
  </w:style>
  <w:style w:type="paragraph" w:customStyle="1" w:styleId="BW-footer">
    <w:name w:val="BW-footer"/>
    <w:basedOn w:val="Footer"/>
    <w:link w:val="BW-footerChar"/>
    <w:qFormat/>
    <w:rsid w:val="00F21BC2"/>
    <w:rPr>
      <w:i/>
    </w:rPr>
  </w:style>
  <w:style w:type="paragraph" w:customStyle="1" w:styleId="BW-answer">
    <w:name w:val="BW-answer"/>
    <w:basedOn w:val="Normal"/>
    <w:link w:val="BW-answerChar"/>
    <w:qFormat/>
    <w:rsid w:val="003975FE"/>
    <w:rPr>
      <w:b/>
      <w:color w:val="B1B94B"/>
    </w:rPr>
  </w:style>
  <w:style w:type="character" w:customStyle="1" w:styleId="BW-footerChar">
    <w:name w:val="BW-footer Char"/>
    <w:link w:val="BW-footer"/>
    <w:rsid w:val="00F21BC2"/>
    <w:rPr>
      <w:rFonts w:ascii="Arial" w:eastAsia="Times New Roman" w:hAnsi="Arial"/>
      <w:i/>
      <w:szCs w:val="24"/>
      <w:lang w:val="en-GB" w:eastAsia="x-none"/>
    </w:rPr>
  </w:style>
  <w:style w:type="paragraph" w:customStyle="1" w:styleId="BW-screentype">
    <w:name w:val="BW-screentype"/>
    <w:basedOn w:val="Normal"/>
    <w:link w:val="BW-screentypeChar"/>
    <w:qFormat/>
    <w:rsid w:val="000E74BF"/>
    <w:pPr>
      <w:shd w:val="clear" w:color="auto" w:fill="D6E3BC"/>
      <w:spacing w:before="60" w:after="60"/>
    </w:pPr>
    <w:rPr>
      <w:sz w:val="22"/>
    </w:rPr>
  </w:style>
  <w:style w:type="character" w:customStyle="1" w:styleId="BW-answerChar">
    <w:name w:val="BW-answer Char"/>
    <w:link w:val="BW-answer"/>
    <w:rsid w:val="003975FE"/>
    <w:rPr>
      <w:rFonts w:ascii="Arial" w:eastAsia="Times New Roman" w:hAnsi="Arial"/>
      <w:b/>
      <w:color w:val="B1B94B"/>
      <w:szCs w:val="24"/>
      <w:lang w:eastAsia="en-US"/>
    </w:rPr>
  </w:style>
  <w:style w:type="paragraph" w:customStyle="1" w:styleId="BW-section-head">
    <w:name w:val="BW-section-head"/>
    <w:link w:val="BW-section-headChar"/>
    <w:qFormat/>
    <w:rsid w:val="00E24321"/>
    <w:rPr>
      <w:rFonts w:ascii="Arial" w:eastAsia="Times New Roman" w:hAnsi="Arial"/>
      <w:b/>
      <w:color w:val="595959"/>
      <w:szCs w:val="24"/>
      <w:u w:val="single"/>
      <w:lang w:eastAsia="en-US"/>
    </w:rPr>
  </w:style>
  <w:style w:type="character" w:customStyle="1" w:styleId="BW-screentypeChar">
    <w:name w:val="BW-screentype Char"/>
    <w:link w:val="BW-screentype"/>
    <w:rsid w:val="000E74BF"/>
    <w:rPr>
      <w:rFonts w:ascii="Arial" w:eastAsia="Times New Roman" w:hAnsi="Arial"/>
      <w:sz w:val="22"/>
      <w:szCs w:val="24"/>
      <w:shd w:val="clear" w:color="auto" w:fill="D6E3BC"/>
      <w:lang w:eastAsia="en-US"/>
    </w:rPr>
  </w:style>
  <w:style w:type="paragraph" w:customStyle="1" w:styleId="FrontCoverClientLogo">
    <w:name w:val="FrontCoverClientLogo"/>
    <w:basedOn w:val="LightGrid-Accent41"/>
    <w:rsid w:val="00D1496C"/>
    <w:pPr>
      <w:ind w:left="-851"/>
    </w:pPr>
    <w:rPr>
      <w:rFonts w:ascii="Verdana" w:hAnsi="Verdana"/>
      <w:color w:val="36424A"/>
      <w:sz w:val="18"/>
    </w:rPr>
  </w:style>
  <w:style w:type="character" w:customStyle="1" w:styleId="BW-section-headChar">
    <w:name w:val="BW-section-head Char"/>
    <w:link w:val="BW-section-head"/>
    <w:rsid w:val="00E24321"/>
    <w:rPr>
      <w:rFonts w:ascii="Arial" w:eastAsia="Times New Roman" w:hAnsi="Arial"/>
      <w:b/>
      <w:color w:val="595959"/>
      <w:szCs w:val="24"/>
      <w:u w:val="single"/>
      <w:lang w:eastAsia="en-US"/>
    </w:rPr>
  </w:style>
  <w:style w:type="paragraph" w:customStyle="1" w:styleId="FrontCoverdetail">
    <w:name w:val="FrontCover_detail"/>
    <w:basedOn w:val="Normal"/>
    <w:qFormat/>
    <w:rsid w:val="00D1496C"/>
    <w:pPr>
      <w:spacing w:before="120" w:after="120" w:line="264" w:lineRule="auto"/>
    </w:pPr>
    <w:rPr>
      <w:color w:val="FFFFFF"/>
      <w:lang w:val="x-none"/>
    </w:rPr>
  </w:style>
  <w:style w:type="paragraph" w:customStyle="1" w:styleId="FrontCovertitle">
    <w:name w:val="FrontCover_title"/>
    <w:basedOn w:val="Normal"/>
    <w:qFormat/>
    <w:rsid w:val="00D1496C"/>
    <w:pPr>
      <w:spacing w:before="200" w:after="240" w:line="264" w:lineRule="auto"/>
    </w:pPr>
    <w:rPr>
      <w:b/>
      <w:color w:val="FFFFFF"/>
      <w:sz w:val="48"/>
    </w:rPr>
  </w:style>
  <w:style w:type="paragraph" w:customStyle="1" w:styleId="TableParagraphs">
    <w:name w:val="TableParagraphs"/>
    <w:basedOn w:val="Normal"/>
    <w:qFormat/>
    <w:rsid w:val="007E6175"/>
    <w:pPr>
      <w:spacing w:before="60" w:line="264" w:lineRule="auto"/>
    </w:pPr>
    <w:rPr>
      <w:color w:val="36424A"/>
      <w:sz w:val="22"/>
    </w:rPr>
  </w:style>
  <w:style w:type="paragraph" w:customStyle="1" w:styleId="TableHeader">
    <w:name w:val="TableHeader"/>
    <w:basedOn w:val="TableParagraphs"/>
    <w:qFormat/>
    <w:rsid w:val="007E6175"/>
    <w:pPr>
      <w:keepNext/>
    </w:pPr>
    <w:rPr>
      <w:b/>
      <w:color w:val="40535D"/>
      <w:szCs w:val="20"/>
    </w:rPr>
  </w:style>
  <w:style w:type="paragraph" w:customStyle="1" w:styleId="H1alternative">
    <w:name w:val="H1 alternative"/>
    <w:basedOn w:val="Heading1"/>
    <w:link w:val="H1alternativeChar"/>
    <w:qFormat/>
    <w:rsid w:val="00DF0B1F"/>
    <w:pPr>
      <w:pageBreakBefore w:val="0"/>
      <w:shd w:val="clear" w:color="auto" w:fill="auto"/>
    </w:pPr>
    <w:rPr>
      <w:color w:val="404040"/>
      <w:sz w:val="28"/>
    </w:rPr>
  </w:style>
  <w:style w:type="paragraph" w:styleId="DocumentMap">
    <w:name w:val="Document Map"/>
    <w:basedOn w:val="Normal"/>
    <w:link w:val="DocumentMapChar"/>
    <w:uiPriority w:val="99"/>
    <w:semiHidden/>
    <w:unhideWhenUsed/>
    <w:rsid w:val="00C836A4"/>
  </w:style>
  <w:style w:type="character" w:customStyle="1" w:styleId="H1alternativeChar">
    <w:name w:val="H1 alternative Char"/>
    <w:link w:val="H1alternative"/>
    <w:rsid w:val="00DF0B1F"/>
    <w:rPr>
      <w:rFonts w:ascii="Arial" w:eastAsia="Times New Roman" w:hAnsi="Arial"/>
      <w:b/>
      <w:bCs/>
      <w:color w:val="404040"/>
      <w:kern w:val="32"/>
      <w:sz w:val="28"/>
      <w:szCs w:val="32"/>
      <w:lang w:eastAsia="en-US"/>
    </w:rPr>
  </w:style>
  <w:style w:type="character" w:customStyle="1" w:styleId="DocumentMapChar">
    <w:name w:val="Document Map Char"/>
    <w:link w:val="DocumentMap"/>
    <w:uiPriority w:val="99"/>
    <w:semiHidden/>
    <w:rsid w:val="00C836A4"/>
    <w:rPr>
      <w:rFonts w:ascii="Times New Roman" w:eastAsia="Times New Roman" w:hAnsi="Times New Roman"/>
      <w:sz w:val="24"/>
      <w:szCs w:val="24"/>
      <w:lang w:val="en-GB"/>
    </w:rPr>
  </w:style>
  <w:style w:type="paragraph" w:customStyle="1" w:styleId="BrightwaveBullet">
    <w:name w:val="BrightwaveBullet"/>
    <w:basedOn w:val="Normal"/>
    <w:link w:val="BrightwaveBulletChar"/>
    <w:qFormat/>
    <w:rsid w:val="00E5766D"/>
    <w:pPr>
      <w:numPr>
        <w:numId w:val="3"/>
      </w:numPr>
      <w:spacing w:before="60" w:line="264" w:lineRule="auto"/>
      <w:ind w:left="357" w:hanging="357"/>
    </w:pPr>
    <w:rPr>
      <w:color w:val="36424A"/>
      <w:lang w:eastAsia="en-GB"/>
    </w:rPr>
  </w:style>
  <w:style w:type="character" w:customStyle="1" w:styleId="BrightwaveBulletChar">
    <w:name w:val="BrightwaveBullet Char"/>
    <w:link w:val="BrightwaveBullet"/>
    <w:rsid w:val="00E5766D"/>
    <w:rPr>
      <w:rFonts w:ascii="Arial" w:eastAsia="Times New Roman" w:hAnsi="Arial"/>
      <w:color w:val="36424A"/>
      <w:szCs w:val="24"/>
      <w:lang w:val="en-GB" w:eastAsia="en-GB"/>
    </w:rPr>
  </w:style>
  <w:style w:type="character" w:styleId="CommentReference">
    <w:name w:val="annotation reference"/>
    <w:uiPriority w:val="99"/>
    <w:semiHidden/>
    <w:unhideWhenUsed/>
    <w:rsid w:val="00B2235F"/>
    <w:rPr>
      <w:sz w:val="18"/>
      <w:szCs w:val="18"/>
    </w:rPr>
  </w:style>
  <w:style w:type="paragraph" w:styleId="CommentText">
    <w:name w:val="annotation text"/>
    <w:basedOn w:val="Normal"/>
    <w:link w:val="CommentTextChar"/>
    <w:uiPriority w:val="99"/>
    <w:semiHidden/>
    <w:unhideWhenUsed/>
    <w:rsid w:val="00B2235F"/>
  </w:style>
  <w:style w:type="character" w:customStyle="1" w:styleId="CommentTextChar">
    <w:name w:val="Comment Text Char"/>
    <w:link w:val="CommentText"/>
    <w:uiPriority w:val="99"/>
    <w:semiHidden/>
    <w:rsid w:val="00B2235F"/>
    <w:rPr>
      <w:rFonts w:ascii="Arial" w:eastAsia="Times New Roman" w:hAnsi="Arial"/>
      <w:sz w:val="24"/>
      <w:szCs w:val="24"/>
      <w:lang w:val="en-GB"/>
    </w:rPr>
  </w:style>
  <w:style w:type="paragraph" w:styleId="CommentSubject">
    <w:name w:val="annotation subject"/>
    <w:basedOn w:val="CommentText"/>
    <w:next w:val="CommentText"/>
    <w:link w:val="CommentSubjectChar"/>
    <w:uiPriority w:val="99"/>
    <w:semiHidden/>
    <w:unhideWhenUsed/>
    <w:rsid w:val="00B2235F"/>
    <w:rPr>
      <w:b/>
      <w:bCs/>
      <w:sz w:val="20"/>
      <w:szCs w:val="20"/>
    </w:rPr>
  </w:style>
  <w:style w:type="character" w:customStyle="1" w:styleId="CommentSubjectChar">
    <w:name w:val="Comment Subject Char"/>
    <w:link w:val="CommentSubject"/>
    <w:uiPriority w:val="99"/>
    <w:semiHidden/>
    <w:rsid w:val="00B2235F"/>
    <w:rPr>
      <w:rFonts w:ascii="Arial" w:eastAsia="Times New Roman" w:hAnsi="Arial"/>
      <w:b/>
      <w:bCs/>
      <w:sz w:val="24"/>
      <w:szCs w:val="24"/>
      <w:lang w:val="en-GB"/>
    </w:rPr>
  </w:style>
  <w:style w:type="paragraph" w:customStyle="1" w:styleId="DarkList-Accent31">
    <w:name w:val="Dark List - Accent 31"/>
    <w:hidden/>
    <w:uiPriority w:val="71"/>
    <w:rsid w:val="00891D33"/>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299722">
      <w:bodyDiv w:val="1"/>
      <w:marLeft w:val="0"/>
      <w:marRight w:val="0"/>
      <w:marTop w:val="0"/>
      <w:marBottom w:val="0"/>
      <w:divBdr>
        <w:top w:val="none" w:sz="0" w:space="0" w:color="auto"/>
        <w:left w:val="none" w:sz="0" w:space="0" w:color="auto"/>
        <w:bottom w:val="none" w:sz="0" w:space="0" w:color="auto"/>
        <w:right w:val="none" w:sz="0" w:space="0" w:color="auto"/>
      </w:divBdr>
    </w:div>
    <w:div w:id="135338632">
      <w:bodyDiv w:val="1"/>
      <w:marLeft w:val="0"/>
      <w:marRight w:val="0"/>
      <w:marTop w:val="0"/>
      <w:marBottom w:val="0"/>
      <w:divBdr>
        <w:top w:val="none" w:sz="0" w:space="0" w:color="auto"/>
        <w:left w:val="none" w:sz="0" w:space="0" w:color="auto"/>
        <w:bottom w:val="none" w:sz="0" w:space="0" w:color="auto"/>
        <w:right w:val="none" w:sz="0" w:space="0" w:color="auto"/>
      </w:divBdr>
    </w:div>
    <w:div w:id="309015616">
      <w:bodyDiv w:val="1"/>
      <w:marLeft w:val="0"/>
      <w:marRight w:val="0"/>
      <w:marTop w:val="0"/>
      <w:marBottom w:val="0"/>
      <w:divBdr>
        <w:top w:val="none" w:sz="0" w:space="0" w:color="auto"/>
        <w:left w:val="none" w:sz="0" w:space="0" w:color="auto"/>
        <w:bottom w:val="none" w:sz="0" w:space="0" w:color="auto"/>
        <w:right w:val="none" w:sz="0" w:space="0" w:color="auto"/>
      </w:divBdr>
    </w:div>
    <w:div w:id="311099553">
      <w:bodyDiv w:val="1"/>
      <w:marLeft w:val="0"/>
      <w:marRight w:val="0"/>
      <w:marTop w:val="0"/>
      <w:marBottom w:val="0"/>
      <w:divBdr>
        <w:top w:val="none" w:sz="0" w:space="0" w:color="auto"/>
        <w:left w:val="none" w:sz="0" w:space="0" w:color="auto"/>
        <w:bottom w:val="none" w:sz="0" w:space="0" w:color="auto"/>
        <w:right w:val="none" w:sz="0" w:space="0" w:color="auto"/>
      </w:divBdr>
    </w:div>
    <w:div w:id="678047902">
      <w:bodyDiv w:val="1"/>
      <w:marLeft w:val="0"/>
      <w:marRight w:val="0"/>
      <w:marTop w:val="0"/>
      <w:marBottom w:val="0"/>
      <w:divBdr>
        <w:top w:val="none" w:sz="0" w:space="0" w:color="auto"/>
        <w:left w:val="none" w:sz="0" w:space="0" w:color="auto"/>
        <w:bottom w:val="none" w:sz="0" w:space="0" w:color="auto"/>
        <w:right w:val="none" w:sz="0" w:space="0" w:color="auto"/>
      </w:divBdr>
    </w:div>
    <w:div w:id="806122016">
      <w:bodyDiv w:val="1"/>
      <w:marLeft w:val="0"/>
      <w:marRight w:val="0"/>
      <w:marTop w:val="0"/>
      <w:marBottom w:val="0"/>
      <w:divBdr>
        <w:top w:val="none" w:sz="0" w:space="0" w:color="auto"/>
        <w:left w:val="none" w:sz="0" w:space="0" w:color="auto"/>
        <w:bottom w:val="none" w:sz="0" w:space="0" w:color="auto"/>
        <w:right w:val="none" w:sz="0" w:space="0" w:color="auto"/>
      </w:divBdr>
    </w:div>
    <w:div w:id="992372413">
      <w:bodyDiv w:val="1"/>
      <w:marLeft w:val="0"/>
      <w:marRight w:val="0"/>
      <w:marTop w:val="0"/>
      <w:marBottom w:val="0"/>
      <w:divBdr>
        <w:top w:val="none" w:sz="0" w:space="0" w:color="auto"/>
        <w:left w:val="none" w:sz="0" w:space="0" w:color="auto"/>
        <w:bottom w:val="none" w:sz="0" w:space="0" w:color="auto"/>
        <w:right w:val="none" w:sz="0" w:space="0" w:color="auto"/>
      </w:divBdr>
    </w:div>
    <w:div w:id="1048452551">
      <w:bodyDiv w:val="1"/>
      <w:marLeft w:val="0"/>
      <w:marRight w:val="0"/>
      <w:marTop w:val="0"/>
      <w:marBottom w:val="0"/>
      <w:divBdr>
        <w:top w:val="none" w:sz="0" w:space="0" w:color="auto"/>
        <w:left w:val="none" w:sz="0" w:space="0" w:color="auto"/>
        <w:bottom w:val="none" w:sz="0" w:space="0" w:color="auto"/>
        <w:right w:val="none" w:sz="0" w:space="0" w:color="auto"/>
      </w:divBdr>
    </w:div>
    <w:div w:id="1342857630">
      <w:bodyDiv w:val="1"/>
      <w:marLeft w:val="0"/>
      <w:marRight w:val="0"/>
      <w:marTop w:val="0"/>
      <w:marBottom w:val="0"/>
      <w:divBdr>
        <w:top w:val="none" w:sz="0" w:space="0" w:color="auto"/>
        <w:left w:val="none" w:sz="0" w:space="0" w:color="auto"/>
        <w:bottom w:val="none" w:sz="0" w:space="0" w:color="auto"/>
        <w:right w:val="none" w:sz="0" w:space="0" w:color="auto"/>
      </w:divBdr>
    </w:div>
    <w:div w:id="1403333439">
      <w:bodyDiv w:val="1"/>
      <w:marLeft w:val="0"/>
      <w:marRight w:val="0"/>
      <w:marTop w:val="0"/>
      <w:marBottom w:val="0"/>
      <w:divBdr>
        <w:top w:val="none" w:sz="0" w:space="0" w:color="auto"/>
        <w:left w:val="none" w:sz="0" w:space="0" w:color="auto"/>
        <w:bottom w:val="none" w:sz="0" w:space="0" w:color="auto"/>
        <w:right w:val="none" w:sz="0" w:space="0" w:color="auto"/>
      </w:divBdr>
    </w:div>
    <w:div w:id="1474634750">
      <w:bodyDiv w:val="1"/>
      <w:marLeft w:val="0"/>
      <w:marRight w:val="0"/>
      <w:marTop w:val="0"/>
      <w:marBottom w:val="0"/>
      <w:divBdr>
        <w:top w:val="none" w:sz="0" w:space="0" w:color="auto"/>
        <w:left w:val="none" w:sz="0" w:space="0" w:color="auto"/>
        <w:bottom w:val="none" w:sz="0" w:space="0" w:color="auto"/>
        <w:right w:val="none" w:sz="0" w:space="0" w:color="auto"/>
      </w:divBdr>
    </w:div>
    <w:div w:id="1562597838">
      <w:bodyDiv w:val="1"/>
      <w:marLeft w:val="0"/>
      <w:marRight w:val="0"/>
      <w:marTop w:val="0"/>
      <w:marBottom w:val="0"/>
      <w:divBdr>
        <w:top w:val="none" w:sz="0" w:space="0" w:color="auto"/>
        <w:left w:val="none" w:sz="0" w:space="0" w:color="auto"/>
        <w:bottom w:val="none" w:sz="0" w:space="0" w:color="auto"/>
        <w:right w:val="none" w:sz="0" w:space="0" w:color="auto"/>
      </w:divBdr>
    </w:div>
    <w:div w:id="2064600535">
      <w:bodyDiv w:val="1"/>
      <w:marLeft w:val="0"/>
      <w:marRight w:val="0"/>
      <w:marTop w:val="0"/>
      <w:marBottom w:val="0"/>
      <w:divBdr>
        <w:top w:val="none" w:sz="0" w:space="0" w:color="auto"/>
        <w:left w:val="none" w:sz="0" w:space="0" w:color="auto"/>
        <w:bottom w:val="none" w:sz="0" w:space="0" w:color="auto"/>
        <w:right w:val="none" w:sz="0" w:space="0" w:color="auto"/>
      </w:divBdr>
    </w:div>
    <w:div w:id="2143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email.address@brightwavegroup.co" TargetMode="External"/><Relationship Id="rId18" Type="http://schemas.openxmlformats.org/officeDocument/2006/relationships/hyperlink" Target="http://www.brightwavegroup.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jpeg"/><Relationship Id="rId5" Type="http://schemas.openxmlformats.org/officeDocument/2006/relationships/settings" Target="settings.xml"/><Relationship Id="rId15" Type="http://schemas.openxmlformats.org/officeDocument/2006/relationships/hyperlink" Target="http://www.brightwavegroup.com" TargetMode="External"/><Relationship Id="rId23" Type="http://schemas.openxmlformats.org/officeDocument/2006/relationships/image" Target="media/image10.jpeg"/><Relationship Id="rId28" Type="http://schemas.microsoft.com/office/2011/relationships/commentsExtended" Target="commentsExtended.xml"/><Relationship Id="rId10" Type="http://schemas.openxmlformats.org/officeDocument/2006/relationships/image" Target="media/image2.png"/><Relationship Id="rId19" Type="http://schemas.openxmlformats.org/officeDocument/2006/relationships/comments" Target="comment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brightwavegroup.com"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8BDB73-E15E-412D-BACC-E802A899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40</Pages>
  <Words>8765</Words>
  <Characters>49963</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Version</vt:lpstr>
    </vt:vector>
  </TitlesOfParts>
  <Company>Microsoft</Company>
  <LinksUpToDate>false</LinksUpToDate>
  <CharactersWithSpaces>58611</CharactersWithSpaces>
  <SharedDoc>false</SharedDoc>
  <HLinks>
    <vt:vector size="192" baseType="variant">
      <vt:variant>
        <vt:i4>3801192</vt:i4>
      </vt:variant>
      <vt:variant>
        <vt:i4>180</vt:i4>
      </vt:variant>
      <vt:variant>
        <vt:i4>0</vt:i4>
      </vt:variant>
      <vt:variant>
        <vt:i4>5</vt:i4>
      </vt:variant>
      <vt:variant>
        <vt:lpwstr>https://intranet.mdlz.com/sites/informationsystems</vt:lpwstr>
      </vt:variant>
      <vt:variant>
        <vt:lpwstr/>
      </vt:variant>
      <vt:variant>
        <vt:i4>4128883</vt:i4>
      </vt:variant>
      <vt:variant>
        <vt:i4>174</vt:i4>
      </vt:variant>
      <vt:variant>
        <vt:i4>0</vt:i4>
      </vt:variant>
      <vt:variant>
        <vt:i4>5</vt:i4>
      </vt:variant>
      <vt:variant>
        <vt:lpwstr>http://www.brightwavegroup.com/</vt:lpwstr>
      </vt:variant>
      <vt:variant>
        <vt:lpwstr/>
      </vt:variant>
      <vt:variant>
        <vt:i4>1245238</vt:i4>
      </vt:variant>
      <vt:variant>
        <vt:i4>167</vt:i4>
      </vt:variant>
      <vt:variant>
        <vt:i4>0</vt:i4>
      </vt:variant>
      <vt:variant>
        <vt:i4>5</vt:i4>
      </vt:variant>
      <vt:variant>
        <vt:lpwstr/>
      </vt:variant>
      <vt:variant>
        <vt:lpwstr>_Toc466647031</vt:lpwstr>
      </vt:variant>
      <vt:variant>
        <vt:i4>1245238</vt:i4>
      </vt:variant>
      <vt:variant>
        <vt:i4>161</vt:i4>
      </vt:variant>
      <vt:variant>
        <vt:i4>0</vt:i4>
      </vt:variant>
      <vt:variant>
        <vt:i4>5</vt:i4>
      </vt:variant>
      <vt:variant>
        <vt:lpwstr/>
      </vt:variant>
      <vt:variant>
        <vt:lpwstr>_Toc466647030</vt:lpwstr>
      </vt:variant>
      <vt:variant>
        <vt:i4>1179702</vt:i4>
      </vt:variant>
      <vt:variant>
        <vt:i4>155</vt:i4>
      </vt:variant>
      <vt:variant>
        <vt:i4>0</vt:i4>
      </vt:variant>
      <vt:variant>
        <vt:i4>5</vt:i4>
      </vt:variant>
      <vt:variant>
        <vt:lpwstr/>
      </vt:variant>
      <vt:variant>
        <vt:lpwstr>_Toc466647029</vt:lpwstr>
      </vt:variant>
      <vt:variant>
        <vt:i4>1179702</vt:i4>
      </vt:variant>
      <vt:variant>
        <vt:i4>149</vt:i4>
      </vt:variant>
      <vt:variant>
        <vt:i4>0</vt:i4>
      </vt:variant>
      <vt:variant>
        <vt:i4>5</vt:i4>
      </vt:variant>
      <vt:variant>
        <vt:lpwstr/>
      </vt:variant>
      <vt:variant>
        <vt:lpwstr>_Toc466647027</vt:lpwstr>
      </vt:variant>
      <vt:variant>
        <vt:i4>1179702</vt:i4>
      </vt:variant>
      <vt:variant>
        <vt:i4>143</vt:i4>
      </vt:variant>
      <vt:variant>
        <vt:i4>0</vt:i4>
      </vt:variant>
      <vt:variant>
        <vt:i4>5</vt:i4>
      </vt:variant>
      <vt:variant>
        <vt:lpwstr/>
      </vt:variant>
      <vt:variant>
        <vt:lpwstr>_Toc466647026</vt:lpwstr>
      </vt:variant>
      <vt:variant>
        <vt:i4>1179702</vt:i4>
      </vt:variant>
      <vt:variant>
        <vt:i4>137</vt:i4>
      </vt:variant>
      <vt:variant>
        <vt:i4>0</vt:i4>
      </vt:variant>
      <vt:variant>
        <vt:i4>5</vt:i4>
      </vt:variant>
      <vt:variant>
        <vt:lpwstr/>
      </vt:variant>
      <vt:variant>
        <vt:lpwstr>_Toc466647025</vt:lpwstr>
      </vt:variant>
      <vt:variant>
        <vt:i4>1179702</vt:i4>
      </vt:variant>
      <vt:variant>
        <vt:i4>131</vt:i4>
      </vt:variant>
      <vt:variant>
        <vt:i4>0</vt:i4>
      </vt:variant>
      <vt:variant>
        <vt:i4>5</vt:i4>
      </vt:variant>
      <vt:variant>
        <vt:lpwstr/>
      </vt:variant>
      <vt:variant>
        <vt:lpwstr>_Toc466647024</vt:lpwstr>
      </vt:variant>
      <vt:variant>
        <vt:i4>1179702</vt:i4>
      </vt:variant>
      <vt:variant>
        <vt:i4>125</vt:i4>
      </vt:variant>
      <vt:variant>
        <vt:i4>0</vt:i4>
      </vt:variant>
      <vt:variant>
        <vt:i4>5</vt:i4>
      </vt:variant>
      <vt:variant>
        <vt:lpwstr/>
      </vt:variant>
      <vt:variant>
        <vt:lpwstr>_Toc466647023</vt:lpwstr>
      </vt:variant>
      <vt:variant>
        <vt:i4>1179702</vt:i4>
      </vt:variant>
      <vt:variant>
        <vt:i4>119</vt:i4>
      </vt:variant>
      <vt:variant>
        <vt:i4>0</vt:i4>
      </vt:variant>
      <vt:variant>
        <vt:i4>5</vt:i4>
      </vt:variant>
      <vt:variant>
        <vt:lpwstr/>
      </vt:variant>
      <vt:variant>
        <vt:lpwstr>_Toc466647022</vt:lpwstr>
      </vt:variant>
      <vt:variant>
        <vt:i4>1179702</vt:i4>
      </vt:variant>
      <vt:variant>
        <vt:i4>113</vt:i4>
      </vt:variant>
      <vt:variant>
        <vt:i4>0</vt:i4>
      </vt:variant>
      <vt:variant>
        <vt:i4>5</vt:i4>
      </vt:variant>
      <vt:variant>
        <vt:lpwstr/>
      </vt:variant>
      <vt:variant>
        <vt:lpwstr>_Toc466647021</vt:lpwstr>
      </vt:variant>
      <vt:variant>
        <vt:i4>1179702</vt:i4>
      </vt:variant>
      <vt:variant>
        <vt:i4>107</vt:i4>
      </vt:variant>
      <vt:variant>
        <vt:i4>0</vt:i4>
      </vt:variant>
      <vt:variant>
        <vt:i4>5</vt:i4>
      </vt:variant>
      <vt:variant>
        <vt:lpwstr/>
      </vt:variant>
      <vt:variant>
        <vt:lpwstr>_Toc466647020</vt:lpwstr>
      </vt:variant>
      <vt:variant>
        <vt:i4>1114166</vt:i4>
      </vt:variant>
      <vt:variant>
        <vt:i4>101</vt:i4>
      </vt:variant>
      <vt:variant>
        <vt:i4>0</vt:i4>
      </vt:variant>
      <vt:variant>
        <vt:i4>5</vt:i4>
      </vt:variant>
      <vt:variant>
        <vt:lpwstr/>
      </vt:variant>
      <vt:variant>
        <vt:lpwstr>_Toc466647019</vt:lpwstr>
      </vt:variant>
      <vt:variant>
        <vt:i4>1114166</vt:i4>
      </vt:variant>
      <vt:variant>
        <vt:i4>95</vt:i4>
      </vt:variant>
      <vt:variant>
        <vt:i4>0</vt:i4>
      </vt:variant>
      <vt:variant>
        <vt:i4>5</vt:i4>
      </vt:variant>
      <vt:variant>
        <vt:lpwstr/>
      </vt:variant>
      <vt:variant>
        <vt:lpwstr>_Toc466647018</vt:lpwstr>
      </vt:variant>
      <vt:variant>
        <vt:i4>1114166</vt:i4>
      </vt:variant>
      <vt:variant>
        <vt:i4>89</vt:i4>
      </vt:variant>
      <vt:variant>
        <vt:i4>0</vt:i4>
      </vt:variant>
      <vt:variant>
        <vt:i4>5</vt:i4>
      </vt:variant>
      <vt:variant>
        <vt:lpwstr/>
      </vt:variant>
      <vt:variant>
        <vt:lpwstr>_Toc466647017</vt:lpwstr>
      </vt:variant>
      <vt:variant>
        <vt:i4>1114166</vt:i4>
      </vt:variant>
      <vt:variant>
        <vt:i4>83</vt:i4>
      </vt:variant>
      <vt:variant>
        <vt:i4>0</vt:i4>
      </vt:variant>
      <vt:variant>
        <vt:i4>5</vt:i4>
      </vt:variant>
      <vt:variant>
        <vt:lpwstr/>
      </vt:variant>
      <vt:variant>
        <vt:lpwstr>_Toc466647016</vt:lpwstr>
      </vt:variant>
      <vt:variant>
        <vt:i4>1114166</vt:i4>
      </vt:variant>
      <vt:variant>
        <vt:i4>77</vt:i4>
      </vt:variant>
      <vt:variant>
        <vt:i4>0</vt:i4>
      </vt:variant>
      <vt:variant>
        <vt:i4>5</vt:i4>
      </vt:variant>
      <vt:variant>
        <vt:lpwstr/>
      </vt:variant>
      <vt:variant>
        <vt:lpwstr>_Toc466647015</vt:lpwstr>
      </vt:variant>
      <vt:variant>
        <vt:i4>1114166</vt:i4>
      </vt:variant>
      <vt:variant>
        <vt:i4>71</vt:i4>
      </vt:variant>
      <vt:variant>
        <vt:i4>0</vt:i4>
      </vt:variant>
      <vt:variant>
        <vt:i4>5</vt:i4>
      </vt:variant>
      <vt:variant>
        <vt:lpwstr/>
      </vt:variant>
      <vt:variant>
        <vt:lpwstr>_Toc466647014</vt:lpwstr>
      </vt:variant>
      <vt:variant>
        <vt:i4>1114166</vt:i4>
      </vt:variant>
      <vt:variant>
        <vt:i4>65</vt:i4>
      </vt:variant>
      <vt:variant>
        <vt:i4>0</vt:i4>
      </vt:variant>
      <vt:variant>
        <vt:i4>5</vt:i4>
      </vt:variant>
      <vt:variant>
        <vt:lpwstr/>
      </vt:variant>
      <vt:variant>
        <vt:lpwstr>_Toc466647013</vt:lpwstr>
      </vt:variant>
      <vt:variant>
        <vt:i4>1114166</vt:i4>
      </vt:variant>
      <vt:variant>
        <vt:i4>59</vt:i4>
      </vt:variant>
      <vt:variant>
        <vt:i4>0</vt:i4>
      </vt:variant>
      <vt:variant>
        <vt:i4>5</vt:i4>
      </vt:variant>
      <vt:variant>
        <vt:lpwstr/>
      </vt:variant>
      <vt:variant>
        <vt:lpwstr>_Toc466647012</vt:lpwstr>
      </vt:variant>
      <vt:variant>
        <vt:i4>1114166</vt:i4>
      </vt:variant>
      <vt:variant>
        <vt:i4>53</vt:i4>
      </vt:variant>
      <vt:variant>
        <vt:i4>0</vt:i4>
      </vt:variant>
      <vt:variant>
        <vt:i4>5</vt:i4>
      </vt:variant>
      <vt:variant>
        <vt:lpwstr/>
      </vt:variant>
      <vt:variant>
        <vt:lpwstr>_Toc466647011</vt:lpwstr>
      </vt:variant>
      <vt:variant>
        <vt:i4>1114166</vt:i4>
      </vt:variant>
      <vt:variant>
        <vt:i4>47</vt:i4>
      </vt:variant>
      <vt:variant>
        <vt:i4>0</vt:i4>
      </vt:variant>
      <vt:variant>
        <vt:i4>5</vt:i4>
      </vt:variant>
      <vt:variant>
        <vt:lpwstr/>
      </vt:variant>
      <vt:variant>
        <vt:lpwstr>_Toc466647010</vt:lpwstr>
      </vt:variant>
      <vt:variant>
        <vt:i4>1048630</vt:i4>
      </vt:variant>
      <vt:variant>
        <vt:i4>41</vt:i4>
      </vt:variant>
      <vt:variant>
        <vt:i4>0</vt:i4>
      </vt:variant>
      <vt:variant>
        <vt:i4>5</vt:i4>
      </vt:variant>
      <vt:variant>
        <vt:lpwstr/>
      </vt:variant>
      <vt:variant>
        <vt:lpwstr>_Toc466647009</vt:lpwstr>
      </vt:variant>
      <vt:variant>
        <vt:i4>1048630</vt:i4>
      </vt:variant>
      <vt:variant>
        <vt:i4>35</vt:i4>
      </vt:variant>
      <vt:variant>
        <vt:i4>0</vt:i4>
      </vt:variant>
      <vt:variant>
        <vt:i4>5</vt:i4>
      </vt:variant>
      <vt:variant>
        <vt:lpwstr/>
      </vt:variant>
      <vt:variant>
        <vt:lpwstr>_Toc466647008</vt:lpwstr>
      </vt:variant>
      <vt:variant>
        <vt:i4>1048630</vt:i4>
      </vt:variant>
      <vt:variant>
        <vt:i4>29</vt:i4>
      </vt:variant>
      <vt:variant>
        <vt:i4>0</vt:i4>
      </vt:variant>
      <vt:variant>
        <vt:i4>5</vt:i4>
      </vt:variant>
      <vt:variant>
        <vt:lpwstr/>
      </vt:variant>
      <vt:variant>
        <vt:lpwstr>_Toc466647007</vt:lpwstr>
      </vt:variant>
      <vt:variant>
        <vt:i4>1048630</vt:i4>
      </vt:variant>
      <vt:variant>
        <vt:i4>23</vt:i4>
      </vt:variant>
      <vt:variant>
        <vt:i4>0</vt:i4>
      </vt:variant>
      <vt:variant>
        <vt:i4>5</vt:i4>
      </vt:variant>
      <vt:variant>
        <vt:lpwstr/>
      </vt:variant>
      <vt:variant>
        <vt:lpwstr>_Toc466647006</vt:lpwstr>
      </vt:variant>
      <vt:variant>
        <vt:i4>1048630</vt:i4>
      </vt:variant>
      <vt:variant>
        <vt:i4>17</vt:i4>
      </vt:variant>
      <vt:variant>
        <vt:i4>0</vt:i4>
      </vt:variant>
      <vt:variant>
        <vt:i4>5</vt:i4>
      </vt:variant>
      <vt:variant>
        <vt:lpwstr/>
      </vt:variant>
      <vt:variant>
        <vt:lpwstr>_Toc466647005</vt:lpwstr>
      </vt:variant>
      <vt:variant>
        <vt:i4>1048630</vt:i4>
      </vt:variant>
      <vt:variant>
        <vt:i4>11</vt:i4>
      </vt:variant>
      <vt:variant>
        <vt:i4>0</vt:i4>
      </vt:variant>
      <vt:variant>
        <vt:i4>5</vt:i4>
      </vt:variant>
      <vt:variant>
        <vt:lpwstr/>
      </vt:variant>
      <vt:variant>
        <vt:lpwstr>_Toc466647004</vt:lpwstr>
      </vt:variant>
      <vt:variant>
        <vt:i4>1048630</vt:i4>
      </vt:variant>
      <vt:variant>
        <vt:i4>5</vt:i4>
      </vt:variant>
      <vt:variant>
        <vt:i4>0</vt:i4>
      </vt:variant>
      <vt:variant>
        <vt:i4>5</vt:i4>
      </vt:variant>
      <vt:variant>
        <vt:lpwstr/>
      </vt:variant>
      <vt:variant>
        <vt:lpwstr>_Toc466647003</vt:lpwstr>
      </vt:variant>
      <vt:variant>
        <vt:i4>6291465</vt:i4>
      </vt:variant>
      <vt:variant>
        <vt:i4>0</vt:i4>
      </vt:variant>
      <vt:variant>
        <vt:i4>0</vt:i4>
      </vt:variant>
      <vt:variant>
        <vt:i4>5</vt:i4>
      </vt:variant>
      <vt:variant>
        <vt:lpwstr>mailto:email.address@brightwavegroup.co</vt:lpwstr>
      </vt:variant>
      <vt:variant>
        <vt:lpwstr/>
      </vt:variant>
      <vt:variant>
        <vt:i4>4128883</vt:i4>
      </vt:variant>
      <vt:variant>
        <vt:i4>0</vt:i4>
      </vt:variant>
      <vt:variant>
        <vt:i4>0</vt:i4>
      </vt:variant>
      <vt:variant>
        <vt:i4>5</vt:i4>
      </vt:variant>
      <vt:variant>
        <vt:lpwstr>http://www.brightwavegroup.com/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dc:title>
  <dc:subject/>
  <dc:creator>Kai Merriott</dc:creator>
  <cp:keywords/>
  <cp:lastModifiedBy>Joseph Dorrell</cp:lastModifiedBy>
  <cp:revision>4</cp:revision>
  <dcterms:created xsi:type="dcterms:W3CDTF">2016-11-29T09:51:00Z</dcterms:created>
  <dcterms:modified xsi:type="dcterms:W3CDTF">2016-11-29T18:28:00Z</dcterms:modified>
</cp:coreProperties>
</file>